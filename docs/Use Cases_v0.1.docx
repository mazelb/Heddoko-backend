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1C5FE" w14:textId="77777777" w:rsidR="009051D7" w:rsidRPr="001010F7" w:rsidRDefault="009051D7" w:rsidP="009051D7">
      <w:pPr>
        <w:snapToGrid w:val="0"/>
        <w:spacing w:after="720"/>
        <w:rPr>
          <w:rFonts w:asciiTheme="minorBidi" w:eastAsia="MS Gothic" w:hAnsiTheme="minorBidi" w:cstheme="minorBidi"/>
          <w:bCs/>
          <w:caps/>
          <w:color w:val="44EE7E"/>
          <w:sz w:val="36"/>
          <w:szCs w:val="28"/>
        </w:rPr>
      </w:pPr>
    </w:p>
    <w:p w14:paraId="7DB5951C" w14:textId="77777777" w:rsidR="009051D7" w:rsidRPr="001010F7" w:rsidRDefault="009051D7" w:rsidP="009051D7">
      <w:pPr>
        <w:snapToGrid w:val="0"/>
        <w:spacing w:after="720"/>
        <w:rPr>
          <w:rFonts w:asciiTheme="minorBidi" w:eastAsia="MS Gothic" w:hAnsiTheme="minorBidi" w:cstheme="minorBidi"/>
          <w:bCs/>
          <w:caps/>
          <w:color w:val="44EE7E"/>
          <w:sz w:val="36"/>
          <w:szCs w:val="28"/>
        </w:rPr>
      </w:pPr>
    </w:p>
    <w:p w14:paraId="3A264C7B" w14:textId="77777777" w:rsidR="009051D7" w:rsidRPr="001010F7" w:rsidRDefault="009051D7" w:rsidP="009051D7">
      <w:pPr>
        <w:snapToGrid w:val="0"/>
        <w:spacing w:after="720"/>
        <w:rPr>
          <w:rFonts w:asciiTheme="minorBidi" w:eastAsia="Cambria" w:hAnsiTheme="minorBidi" w:cstheme="minorBidi"/>
          <w:sz w:val="20"/>
          <w:szCs w:val="22"/>
        </w:rPr>
      </w:pPr>
      <w:r w:rsidRPr="001010F7">
        <w:rPr>
          <w:rFonts w:asciiTheme="minorBidi" w:eastAsia="Cambria" w:hAnsiTheme="minorBidi" w:cstheme="minorBidi"/>
          <w:sz w:val="20"/>
          <w:szCs w:val="22"/>
        </w:rPr>
        <w:tab/>
      </w:r>
      <w:r w:rsidRPr="001010F7">
        <w:rPr>
          <w:rFonts w:asciiTheme="minorBidi" w:eastAsia="Cambria" w:hAnsiTheme="minorBidi" w:cstheme="minorBidi"/>
          <w:sz w:val="20"/>
          <w:szCs w:val="22"/>
        </w:rPr>
        <w:tab/>
      </w:r>
    </w:p>
    <w:p w14:paraId="6A50E784" w14:textId="77777777" w:rsidR="009051D7" w:rsidRPr="001010F7" w:rsidRDefault="009051D7" w:rsidP="009051D7">
      <w:pPr>
        <w:keepNext/>
        <w:keepLines/>
        <w:spacing w:before="480" w:after="120"/>
        <w:outlineLvl w:val="0"/>
        <w:rPr>
          <w:rFonts w:asciiTheme="minorBidi" w:eastAsia="Times New Roman" w:hAnsiTheme="minorBidi" w:cstheme="minorBidi"/>
          <w:bCs/>
          <w:caps/>
          <w:color w:val="25D990"/>
          <w:sz w:val="36"/>
          <w:szCs w:val="28"/>
        </w:rPr>
      </w:pPr>
      <w:r w:rsidRPr="001010F7">
        <w:rPr>
          <w:rFonts w:asciiTheme="minorBidi" w:eastAsia="Times New Roman" w:hAnsiTheme="minorBidi" w:cstheme="minorBidi"/>
          <w:bCs/>
          <w:caps/>
          <w:color w:val="25D990"/>
          <w:sz w:val="36"/>
          <w:szCs w:val="28"/>
        </w:rPr>
        <w:tab/>
      </w:r>
      <w:r w:rsidRPr="001010F7">
        <w:rPr>
          <w:rFonts w:asciiTheme="minorBidi" w:eastAsia="Times New Roman" w:hAnsiTheme="minorBidi" w:cstheme="minorBidi"/>
          <w:bCs/>
          <w:caps/>
          <w:color w:val="25D990"/>
          <w:sz w:val="36"/>
          <w:szCs w:val="28"/>
        </w:rPr>
        <w:tab/>
      </w:r>
      <w:r w:rsidRPr="001010F7">
        <w:rPr>
          <w:rFonts w:asciiTheme="minorBidi" w:eastAsia="Times New Roman" w:hAnsiTheme="minorBidi" w:cstheme="minorBidi"/>
          <w:bCs/>
          <w:caps/>
          <w:noProof/>
          <w:color w:val="25D990"/>
          <w:sz w:val="36"/>
          <w:szCs w:val="28"/>
        </w:rPr>
        <w:drawing>
          <wp:inline distT="0" distB="0" distL="0" distR="0" wp14:anchorId="45E76D32" wp14:editId="5A54FFEA">
            <wp:extent cx="3657600" cy="934720"/>
            <wp:effectExtent l="0" t="0" r="0" b="0"/>
            <wp:docPr id="6" name="Picture 6" descr="updated logo 17 Ja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logo 17 Jan 20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934720"/>
                    </a:xfrm>
                    <a:prstGeom prst="rect">
                      <a:avLst/>
                    </a:prstGeom>
                    <a:noFill/>
                    <a:ln>
                      <a:noFill/>
                    </a:ln>
                  </pic:spPr>
                </pic:pic>
              </a:graphicData>
            </a:graphic>
          </wp:inline>
        </w:drawing>
      </w:r>
    </w:p>
    <w:p w14:paraId="3CCEB52E" w14:textId="77777777" w:rsidR="009051D7" w:rsidRPr="001010F7" w:rsidRDefault="009051D7" w:rsidP="009051D7">
      <w:pPr>
        <w:keepNext/>
        <w:keepLines/>
        <w:spacing w:before="480" w:after="120"/>
        <w:outlineLvl w:val="0"/>
        <w:rPr>
          <w:rFonts w:asciiTheme="minorBidi" w:eastAsia="Times New Roman" w:hAnsiTheme="minorBidi" w:cstheme="minorBidi"/>
          <w:bCs/>
          <w:caps/>
          <w:color w:val="25D990"/>
          <w:sz w:val="36"/>
          <w:szCs w:val="28"/>
        </w:rPr>
      </w:pPr>
    </w:p>
    <w:p w14:paraId="610973B6" w14:textId="77777777" w:rsidR="009051D7" w:rsidRPr="001010F7" w:rsidRDefault="009051D7" w:rsidP="009051D7">
      <w:pPr>
        <w:spacing w:after="200"/>
        <w:rPr>
          <w:rFonts w:asciiTheme="minorBidi" w:eastAsia="Cambria" w:hAnsiTheme="minorBidi" w:cstheme="minorBidi"/>
          <w:sz w:val="20"/>
          <w:szCs w:val="22"/>
        </w:rPr>
      </w:pPr>
    </w:p>
    <w:p w14:paraId="42A8EA54" w14:textId="77777777" w:rsidR="009051D7" w:rsidRPr="001010F7" w:rsidRDefault="009051D7" w:rsidP="009051D7">
      <w:pPr>
        <w:spacing w:after="200"/>
        <w:rPr>
          <w:rFonts w:asciiTheme="minorBidi" w:eastAsia="Cambria" w:hAnsiTheme="minorBidi" w:cstheme="minorBidi"/>
          <w:sz w:val="20"/>
          <w:szCs w:val="22"/>
        </w:rPr>
      </w:pPr>
    </w:p>
    <w:p w14:paraId="653270DB" w14:textId="77777777" w:rsidR="009051D7" w:rsidRPr="001010F7" w:rsidRDefault="009051D7" w:rsidP="009051D7">
      <w:pPr>
        <w:spacing w:after="200"/>
        <w:rPr>
          <w:rFonts w:asciiTheme="minorBidi" w:eastAsia="Cambria" w:hAnsiTheme="minorBidi" w:cstheme="minorBidi"/>
          <w:sz w:val="20"/>
          <w:szCs w:val="22"/>
        </w:rPr>
      </w:pPr>
    </w:p>
    <w:p w14:paraId="0BD843E8" w14:textId="0E44CEC6" w:rsidR="00171722" w:rsidRPr="001010F7" w:rsidRDefault="004E5CC5" w:rsidP="00DD6615">
      <w:pPr>
        <w:pBdr>
          <w:left w:val="single" w:sz="24" w:space="4" w:color="999999"/>
          <w:bottom w:val="single" w:sz="8" w:space="6" w:color="A5A5A5"/>
        </w:pBdr>
        <w:snapToGrid w:val="0"/>
        <w:spacing w:after="60"/>
        <w:rPr>
          <w:rFonts w:asciiTheme="minorBidi" w:eastAsia="Cambria" w:hAnsiTheme="minorBidi" w:cstheme="minorBidi"/>
          <w:bCs/>
          <w:color w:val="25D990"/>
          <w:sz w:val="36"/>
          <w:szCs w:val="28"/>
        </w:rPr>
      </w:pPr>
      <w:r w:rsidRPr="001010F7">
        <w:rPr>
          <w:rFonts w:asciiTheme="minorBidi" w:eastAsia="Cambria" w:hAnsiTheme="minorBidi" w:cstheme="minorBidi"/>
          <w:bCs/>
          <w:color w:val="25D990"/>
          <w:sz w:val="36"/>
          <w:szCs w:val="28"/>
        </w:rPr>
        <w:t>Solution Use Cases</w:t>
      </w:r>
    </w:p>
    <w:p w14:paraId="62B54F10" w14:textId="34946C7B" w:rsidR="00BD5B66" w:rsidRPr="001010F7" w:rsidRDefault="00BD5B66" w:rsidP="009051D7">
      <w:pPr>
        <w:keepNext/>
        <w:keepLines/>
        <w:spacing w:before="200" w:after="120"/>
        <w:outlineLvl w:val="1"/>
        <w:rPr>
          <w:rFonts w:asciiTheme="minorBidi" w:eastAsia="Times New Roman" w:hAnsiTheme="minorBidi" w:cstheme="minorBidi"/>
          <w:bCs/>
          <w:noProof/>
          <w:color w:val="C1C1C1"/>
          <w:sz w:val="22"/>
        </w:rPr>
      </w:pPr>
      <w:r w:rsidRPr="001010F7">
        <w:rPr>
          <w:rFonts w:asciiTheme="minorBidi" w:eastAsia="Times New Roman" w:hAnsiTheme="minorBidi" w:cstheme="minorBidi"/>
          <w:bCs/>
          <w:noProof/>
          <w:color w:val="C1C1C1"/>
          <w:sz w:val="22"/>
        </w:rPr>
        <w:t>Mazen Elbawab</w:t>
      </w:r>
    </w:p>
    <w:p w14:paraId="3A3F8467" w14:textId="3277A492" w:rsidR="00D04CB9" w:rsidRPr="001010F7" w:rsidRDefault="00610CAD" w:rsidP="00BD1E58">
      <w:pPr>
        <w:rPr>
          <w:rFonts w:asciiTheme="minorBidi" w:eastAsia="Times New Roman" w:hAnsiTheme="minorBidi" w:cstheme="minorBidi"/>
          <w:bCs/>
          <w:noProof/>
          <w:color w:val="C1C1C1"/>
          <w:sz w:val="22"/>
        </w:rPr>
      </w:pPr>
      <w:r w:rsidRPr="001010F7">
        <w:rPr>
          <w:rFonts w:asciiTheme="minorBidi" w:eastAsia="Times New Roman" w:hAnsiTheme="minorBidi" w:cstheme="minorBidi"/>
          <w:bCs/>
          <w:noProof/>
          <w:color w:val="C1C1C1"/>
          <w:sz w:val="22"/>
        </w:rPr>
        <w:br w:type="page"/>
      </w:r>
    </w:p>
    <w:p w14:paraId="2B4FC571" w14:textId="610D55B9" w:rsidR="00FF3B23" w:rsidRPr="001010F7" w:rsidRDefault="00472835" w:rsidP="0092398D">
      <w:pPr>
        <w:pBdr>
          <w:left w:val="single" w:sz="24" w:space="4" w:color="999999"/>
          <w:bottom w:val="single" w:sz="8" w:space="6" w:color="A5A5A5"/>
        </w:pBdr>
        <w:snapToGrid w:val="0"/>
        <w:spacing w:after="60"/>
        <w:rPr>
          <w:rFonts w:asciiTheme="minorBidi" w:eastAsia="Cambria" w:hAnsiTheme="minorBidi" w:cstheme="minorBidi"/>
          <w:bCs/>
          <w:color w:val="25D990"/>
          <w:sz w:val="28"/>
          <w:szCs w:val="22"/>
        </w:rPr>
      </w:pPr>
      <w:r>
        <w:rPr>
          <w:rFonts w:asciiTheme="minorBidi" w:eastAsia="Cambria" w:hAnsiTheme="minorBidi" w:cstheme="minorBidi"/>
          <w:bCs/>
          <w:color w:val="25D990"/>
          <w:sz w:val="28"/>
          <w:szCs w:val="22"/>
        </w:rPr>
        <w:lastRenderedPageBreak/>
        <w:t>DATA USE CASES</w:t>
      </w:r>
    </w:p>
    <w:p w14:paraId="646440AA" w14:textId="64A444F0" w:rsidR="001010F7" w:rsidRDefault="005073F2" w:rsidP="00365907">
      <w:pPr>
        <w:pStyle w:val="Heading1"/>
        <w:spacing w:after="120"/>
        <w:rPr>
          <w:rFonts w:asciiTheme="minorBidi" w:hAnsiTheme="minorBidi" w:cstheme="minorBidi"/>
          <w:bCs/>
          <w:caps/>
          <w:color w:val="25D990"/>
          <w:sz w:val="24"/>
          <w:szCs w:val="12"/>
        </w:rPr>
      </w:pPr>
      <w:r w:rsidRPr="00472835">
        <w:rPr>
          <w:rFonts w:asciiTheme="minorBidi" w:hAnsiTheme="minorBidi" w:cstheme="minorBidi"/>
          <w:b/>
          <w:caps/>
          <w:color w:val="25D990"/>
          <w:sz w:val="24"/>
          <w:szCs w:val="12"/>
        </w:rPr>
        <w:t>Scenario #1</w:t>
      </w:r>
      <w:r w:rsidRPr="001010F7">
        <w:rPr>
          <w:rFonts w:asciiTheme="minorBidi" w:hAnsiTheme="minorBidi" w:cstheme="minorBidi"/>
          <w:bCs/>
          <w:caps/>
          <w:color w:val="25D990"/>
          <w:sz w:val="24"/>
          <w:szCs w:val="12"/>
        </w:rPr>
        <w:t xml:space="preserve"> License activation</w:t>
      </w:r>
    </w:p>
    <w:p w14:paraId="5CF1B8A9" w14:textId="2C2F817F" w:rsidR="00905F75" w:rsidRPr="00296BB9" w:rsidRDefault="0061680C" w:rsidP="00296BB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 Data Analyst</w:t>
      </w:r>
    </w:p>
    <w:p w14:paraId="3587A414" w14:textId="77777777" w:rsidR="00296BB9" w:rsidRPr="00905F75" w:rsidRDefault="00296BB9" w:rsidP="00905F75">
      <w:pPr>
        <w:rPr>
          <w:ins w:id="0" w:author="Mazen Elbawab" w:date="2016-05-09T15:05:00Z"/>
          <w:rFonts w:asciiTheme="minorBidi" w:hAnsiTheme="minorBidi" w:cstheme="minorBidi"/>
          <w:sz w:val="18"/>
          <w:szCs w:val="18"/>
        </w:rPr>
      </w:pPr>
    </w:p>
    <w:p w14:paraId="401F6B87" w14:textId="77777777" w:rsidR="006113A7" w:rsidRPr="006113A7" w:rsidRDefault="006113A7" w:rsidP="004146D2">
      <w:pPr>
        <w:numPr>
          <w:ilvl w:val="1"/>
          <w:numId w:val="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downloads the app on Mobile / Laptop</w:t>
      </w:r>
    </w:p>
    <w:p w14:paraId="106CE653" w14:textId="77777777" w:rsidR="006113A7" w:rsidRPr="006113A7" w:rsidRDefault="006113A7" w:rsidP="004146D2">
      <w:pPr>
        <w:numPr>
          <w:ilvl w:val="1"/>
          <w:numId w:val="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launches app with Wi-Fi or Cloud connection available</w:t>
      </w:r>
    </w:p>
    <w:p w14:paraId="3CCCAE2F" w14:textId="77777777" w:rsidR="006113A7" w:rsidRPr="006113A7" w:rsidRDefault="006113A7" w:rsidP="004146D2">
      <w:pPr>
        <w:numPr>
          <w:ilvl w:val="1"/>
          <w:numId w:val="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selects "create an account" option</w:t>
      </w:r>
    </w:p>
    <w:p w14:paraId="1343051D" w14:textId="77777777" w:rsidR="006113A7" w:rsidRPr="006113A7" w:rsidRDefault="006113A7" w:rsidP="004146D2">
      <w:pPr>
        <w:numPr>
          <w:ilvl w:val="1"/>
          <w:numId w:val="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Enters his company and his license code to identify his license type and his company (in case of a worker license, user scans key code on brainpack for activation and also for cloud connection see scenario #29)</w:t>
      </w:r>
    </w:p>
    <w:p w14:paraId="0D27DA51" w14:textId="77777777" w:rsidR="006113A7" w:rsidRPr="006113A7" w:rsidRDefault="006113A7" w:rsidP="004146D2">
      <w:pPr>
        <w:numPr>
          <w:ilvl w:val="2"/>
          <w:numId w:val="2"/>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[If worker] App requires user to scan code on brainpack </w:t>
      </w:r>
    </w:p>
    <w:p w14:paraId="4CEF126B" w14:textId="77777777" w:rsidR="006113A7" w:rsidRPr="006113A7" w:rsidRDefault="006113A7" w:rsidP="004146D2">
      <w:pPr>
        <w:numPr>
          <w:ilvl w:val="2"/>
          <w:numId w:val="2"/>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[If worker] User scans brainpack code </w:t>
      </w:r>
    </w:p>
    <w:p w14:paraId="0AA2672B" w14:textId="77777777" w:rsidR="006113A7" w:rsidRPr="006113A7" w:rsidRDefault="006113A7" w:rsidP="004146D2">
      <w:pPr>
        <w:numPr>
          <w:ilvl w:val="2"/>
          <w:numId w:val="2"/>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worker] App recognizes brainpack and license key through scanned code</w:t>
      </w:r>
    </w:p>
    <w:p w14:paraId="135C9D5D"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App connects to Heddoko Server backend </w:t>
      </w:r>
    </w:p>
    <w:p w14:paraId="630DA9DD"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sends license info to Server Backend</w:t>
      </w:r>
    </w:p>
    <w:p w14:paraId="1E3A5C27"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Heddoko server backend confirms that required license is available for this company</w:t>
      </w:r>
    </w:p>
    <w:p w14:paraId="3FEE07FA"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confirms and prompts user for login information</w:t>
      </w:r>
    </w:p>
    <w:p w14:paraId="29B4EA6C"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creates the account login/</w:t>
      </w:r>
      <w:proofErr w:type="spellStart"/>
      <w:r w:rsidRPr="006113A7">
        <w:rPr>
          <w:rFonts w:asciiTheme="minorBidi" w:eastAsia="Times New Roman" w:hAnsiTheme="minorBidi" w:cstheme="minorBidi"/>
          <w:sz w:val="18"/>
          <w:szCs w:val="18"/>
        </w:rPr>
        <w:t>pwd</w:t>
      </w:r>
      <w:proofErr w:type="spellEnd"/>
    </w:p>
    <w:p w14:paraId="1C91FA97"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creates the account and activates the license (gives token to app for usage)</w:t>
      </w:r>
    </w:p>
    <w:p w14:paraId="27474607"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sends account information to server backend</w:t>
      </w:r>
    </w:p>
    <w:p w14:paraId="745645D8" w14:textId="77777777" w:rsidR="006113A7" w:rsidRPr="006113A7" w:rsidRDefault="006113A7" w:rsidP="004146D2">
      <w:pPr>
        <w:numPr>
          <w:ilvl w:val="1"/>
          <w:numId w:val="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can now use the app</w:t>
      </w:r>
    </w:p>
    <w:p w14:paraId="2CC25E5D" w14:textId="77777777" w:rsidR="006113A7" w:rsidRPr="006113A7" w:rsidRDefault="006113A7" w:rsidP="006113A7">
      <w:pPr>
        <w:ind w:left="43"/>
        <w:rPr>
          <w:rFonts w:asciiTheme="minorBidi" w:eastAsia="Times New Roman" w:hAnsiTheme="minorBidi" w:cstheme="minorBidi"/>
          <w:color w:val="1E4E79"/>
          <w:sz w:val="18"/>
          <w:szCs w:val="18"/>
        </w:rPr>
      </w:pPr>
      <w:r w:rsidRPr="006113A7">
        <w:rPr>
          <w:rFonts w:asciiTheme="minorBidi" w:eastAsia="Times New Roman" w:hAnsiTheme="minorBidi" w:cstheme="minorBidi"/>
          <w:color w:val="1E4E79"/>
          <w:sz w:val="18"/>
          <w:szCs w:val="18"/>
        </w:rPr>
        <w:t> </w:t>
      </w:r>
    </w:p>
    <w:p w14:paraId="37AAE908" w14:textId="402A66C4" w:rsidR="006113A7" w:rsidRDefault="006113A7" w:rsidP="004A0F25">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#1-</w:t>
      </w:r>
      <w:r w:rsidR="004A0F25" w:rsidRPr="00472835">
        <w:rPr>
          <w:rFonts w:asciiTheme="minorBidi" w:hAnsiTheme="minorBidi" w:cstheme="minorBidi"/>
          <w:b/>
          <w:caps/>
          <w:color w:val="25D990"/>
          <w:sz w:val="24"/>
          <w:szCs w:val="12"/>
        </w:rPr>
        <w:t>1</w:t>
      </w:r>
      <w:r w:rsidRPr="006113A7">
        <w:rPr>
          <w:rFonts w:asciiTheme="minorBidi" w:hAnsiTheme="minorBidi" w:cstheme="minorBidi"/>
          <w:b/>
          <w:caps/>
          <w:color w:val="25D990"/>
          <w:sz w:val="24"/>
          <w:szCs w:val="12"/>
        </w:rPr>
        <w:t xml:space="preserve"> </w:t>
      </w:r>
      <w:r w:rsidRPr="006113A7">
        <w:rPr>
          <w:rFonts w:asciiTheme="minorBidi" w:hAnsiTheme="minorBidi" w:cstheme="minorBidi"/>
          <w:bCs/>
          <w:caps/>
          <w:color w:val="25D990"/>
          <w:sz w:val="24"/>
          <w:szCs w:val="12"/>
        </w:rPr>
        <w:t>License activation by admin</w:t>
      </w:r>
    </w:p>
    <w:p w14:paraId="2A433FCA" w14:textId="77777777" w:rsidR="004A0F25" w:rsidRPr="00296BB9" w:rsidRDefault="004A0F25" w:rsidP="004A0F25">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 Data Analyst</w:t>
      </w:r>
    </w:p>
    <w:p w14:paraId="7F55BC46" w14:textId="77777777" w:rsidR="004A0F25" w:rsidRPr="004A0F25" w:rsidRDefault="004A0F25" w:rsidP="004A0F25"/>
    <w:p w14:paraId="32BAAA2E"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downloads the app on Mobile / Laptop</w:t>
      </w:r>
    </w:p>
    <w:p w14:paraId="3E1F6B1F"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launches app with Wi-Fi or Cloud connection available</w:t>
      </w:r>
    </w:p>
    <w:p w14:paraId="565D57E1"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selects "create an account" option</w:t>
      </w:r>
    </w:p>
    <w:p w14:paraId="560147DA"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App connects to Heddoko Server backend </w:t>
      </w:r>
    </w:p>
    <w:p w14:paraId="0A2E4C5E"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prompts user for login information</w:t>
      </w:r>
    </w:p>
    <w:p w14:paraId="2D346148"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creates the account login/</w:t>
      </w:r>
      <w:proofErr w:type="spellStart"/>
      <w:r w:rsidRPr="006113A7">
        <w:rPr>
          <w:rFonts w:asciiTheme="minorBidi" w:eastAsia="Times New Roman" w:hAnsiTheme="minorBidi" w:cstheme="minorBidi"/>
          <w:sz w:val="18"/>
          <w:szCs w:val="18"/>
        </w:rPr>
        <w:t>pwd</w:t>
      </w:r>
      <w:proofErr w:type="spellEnd"/>
    </w:p>
    <w:p w14:paraId="4D84C44C"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creates the account</w:t>
      </w:r>
    </w:p>
    <w:p w14:paraId="796B79D6"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sends account information to server backend</w:t>
      </w:r>
    </w:p>
    <w:p w14:paraId="2B2E0BF7"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account information already matches a license invite (see scenario #24), then user can use application [Skip steps 10 and 11]</w:t>
      </w:r>
    </w:p>
    <w:p w14:paraId="208DDB13"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awaits account admin confirmation for license</w:t>
      </w:r>
    </w:p>
    <w:p w14:paraId="7D1A214B" w14:textId="77777777" w:rsidR="006113A7" w:rsidRPr="006113A7" w:rsidRDefault="006113A7" w:rsidP="004146D2">
      <w:pPr>
        <w:numPr>
          <w:ilvl w:val="1"/>
          <w:numId w:val="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Once admin confirms license (see Scenario #24), user can use application</w:t>
      </w:r>
    </w:p>
    <w:p w14:paraId="6E7C3FB1"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2FA45679" w14:textId="63820A1D" w:rsidR="006113A7" w:rsidRPr="006113A7" w:rsidRDefault="006113A7" w:rsidP="00472835">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#2</w:t>
      </w:r>
      <w:r w:rsidR="00472835">
        <w:rPr>
          <w:rFonts w:asciiTheme="minorBidi" w:hAnsiTheme="minorBidi" w:cstheme="minorBidi"/>
          <w:b/>
          <w:caps/>
          <w:color w:val="25D990"/>
          <w:sz w:val="24"/>
          <w:szCs w:val="12"/>
        </w:rPr>
        <w:t xml:space="preserve"> </w:t>
      </w:r>
      <w:r w:rsidRPr="006113A7">
        <w:rPr>
          <w:rFonts w:asciiTheme="minorBidi" w:hAnsiTheme="minorBidi" w:cstheme="minorBidi"/>
          <w:bCs/>
          <w:caps/>
          <w:color w:val="25D990"/>
          <w:sz w:val="24"/>
          <w:szCs w:val="12"/>
        </w:rPr>
        <w:t>Connecting Brainpack to App</w:t>
      </w:r>
    </w:p>
    <w:p w14:paraId="60FAEFFD" w14:textId="13468B09" w:rsidR="00E4053E" w:rsidRPr="00296BB9" w:rsidRDefault="00E4053E" w:rsidP="00E4053E">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4E962C75" w14:textId="77777777" w:rsidR="006113A7" w:rsidRPr="006113A7" w:rsidRDefault="006113A7" w:rsidP="007E79DF">
      <w:pPr>
        <w:pStyle w:val="Heading2"/>
        <w:rPr>
          <w:rFonts w:asciiTheme="minorBidi" w:hAnsiTheme="minorBidi" w:cstheme="minorBidi"/>
          <w:sz w:val="20"/>
          <w:szCs w:val="10"/>
        </w:rPr>
      </w:pPr>
      <w:r w:rsidRPr="006113A7">
        <w:rPr>
          <w:rFonts w:asciiTheme="minorBidi" w:hAnsiTheme="minorBidi" w:cstheme="minorBidi"/>
          <w:sz w:val="20"/>
          <w:szCs w:val="10"/>
        </w:rPr>
        <w:t>If pairing brainpack for first time</w:t>
      </w:r>
    </w:p>
    <w:p w14:paraId="72346FCC"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turns brainpack on </w:t>
      </w:r>
    </w:p>
    <w:p w14:paraId="60B1E982"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2457F892"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pairs brainpack to Mobile / Laptop in the OS settings [skip if we have a direct connection to the suit]</w:t>
      </w:r>
    </w:p>
    <w:p w14:paraId="5DE7B26F"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launches app</w:t>
      </w:r>
    </w:p>
    <w:p w14:paraId="1CB52B69"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goes to pairing options and see available brainpacks ready to connect</w:t>
      </w:r>
    </w:p>
    <w:p w14:paraId="6D4F21E0"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selects and connects to one brainpack</w:t>
      </w:r>
    </w:p>
    <w:p w14:paraId="0FD37A33"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gets brainpack unique ID for future references</w:t>
      </w:r>
    </w:p>
    <w:p w14:paraId="3F03B8B0" w14:textId="77777777" w:rsidR="006113A7" w:rsidRPr="006113A7" w:rsidRDefault="006113A7" w:rsidP="004146D2">
      <w:pPr>
        <w:numPr>
          <w:ilvl w:val="1"/>
          <w:numId w:val="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app uses background listener:</w:t>
      </w:r>
    </w:p>
    <w:p w14:paraId="0CD120B1" w14:textId="77777777" w:rsidR="006113A7" w:rsidRPr="006113A7" w:rsidRDefault="006113A7" w:rsidP="004146D2">
      <w:pPr>
        <w:numPr>
          <w:ilvl w:val="2"/>
          <w:numId w:val="5"/>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creates background listener for data transfer without user intervention</w:t>
      </w:r>
    </w:p>
    <w:p w14:paraId="4DDFD73A" w14:textId="77777777" w:rsidR="006113A7" w:rsidRPr="006113A7" w:rsidRDefault="006113A7" w:rsidP="004146D2">
      <w:pPr>
        <w:numPr>
          <w:ilvl w:val="2"/>
          <w:numId w:val="5"/>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lastRenderedPageBreak/>
        <w:t>App indicates the brainpack ID to the background listener so no user intervention is needed anymore to connect to that specific brainpack</w:t>
      </w:r>
    </w:p>
    <w:p w14:paraId="1F50BD5D" w14:textId="77777777" w:rsidR="006113A7" w:rsidRPr="006113A7" w:rsidRDefault="006113A7" w:rsidP="004146D2">
      <w:pPr>
        <w:numPr>
          <w:ilvl w:val="2"/>
          <w:numId w:val="5"/>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sends brainpack ready to receive notification</w:t>
      </w:r>
    </w:p>
    <w:p w14:paraId="777D64D6" w14:textId="77777777" w:rsidR="006113A7" w:rsidRPr="006113A7" w:rsidRDefault="006113A7" w:rsidP="007E79DF">
      <w:pPr>
        <w:pStyle w:val="Heading2"/>
        <w:rPr>
          <w:rFonts w:asciiTheme="minorBidi" w:hAnsiTheme="minorBidi" w:cstheme="minorBidi"/>
          <w:sz w:val="20"/>
          <w:szCs w:val="10"/>
        </w:rPr>
      </w:pPr>
      <w:r w:rsidRPr="006113A7">
        <w:rPr>
          <w:rFonts w:asciiTheme="minorBidi" w:hAnsiTheme="minorBidi" w:cstheme="minorBidi"/>
          <w:sz w:val="20"/>
          <w:szCs w:val="10"/>
        </w:rPr>
        <w:t>If brainpack already paired</w:t>
      </w:r>
    </w:p>
    <w:p w14:paraId="20924D98" w14:textId="77777777" w:rsidR="006113A7" w:rsidRPr="006113A7" w:rsidRDefault="006113A7" w:rsidP="004146D2">
      <w:pPr>
        <w:numPr>
          <w:ilvl w:val="1"/>
          <w:numId w:val="6"/>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turns brainpack on </w:t>
      </w:r>
    </w:p>
    <w:p w14:paraId="27B790C5" w14:textId="77777777" w:rsidR="006113A7" w:rsidRPr="006113A7" w:rsidRDefault="006113A7" w:rsidP="004146D2">
      <w:pPr>
        <w:numPr>
          <w:ilvl w:val="1"/>
          <w:numId w:val="6"/>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48399328" w14:textId="77777777" w:rsidR="006113A7" w:rsidRPr="006113A7" w:rsidRDefault="006113A7" w:rsidP="004146D2">
      <w:pPr>
        <w:numPr>
          <w:ilvl w:val="1"/>
          <w:numId w:val="6"/>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If app uses background listener: </w:t>
      </w:r>
    </w:p>
    <w:p w14:paraId="63CF4B35" w14:textId="77777777" w:rsidR="006113A7" w:rsidRPr="006113A7" w:rsidRDefault="006113A7" w:rsidP="004146D2">
      <w:pPr>
        <w:numPr>
          <w:ilvl w:val="2"/>
          <w:numId w:val="7"/>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Background listener automatically connects to the brainpack if available</w:t>
      </w:r>
    </w:p>
    <w:p w14:paraId="22851CC1" w14:textId="77777777" w:rsidR="006113A7" w:rsidRPr="006113A7" w:rsidRDefault="006113A7" w:rsidP="004146D2">
      <w:pPr>
        <w:numPr>
          <w:ilvl w:val="2"/>
          <w:numId w:val="7"/>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Background listener starts listening to incoming data from brainpack</w:t>
      </w:r>
    </w:p>
    <w:p w14:paraId="67ACCC30" w14:textId="77777777" w:rsidR="006113A7" w:rsidRPr="006113A7" w:rsidRDefault="006113A7" w:rsidP="004146D2">
      <w:pPr>
        <w:numPr>
          <w:ilvl w:val="2"/>
          <w:numId w:val="7"/>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Background listener sends brainpack ready to receive notification</w:t>
      </w:r>
    </w:p>
    <w:p w14:paraId="6B22307E" w14:textId="77777777" w:rsidR="006113A7" w:rsidRPr="006113A7" w:rsidRDefault="006113A7" w:rsidP="004146D2">
      <w:pPr>
        <w:numPr>
          <w:ilvl w:val="1"/>
          <w:numId w:val="7"/>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app does NOT use background listener:</w:t>
      </w:r>
    </w:p>
    <w:p w14:paraId="19AB308F" w14:textId="77777777" w:rsidR="006113A7" w:rsidRPr="006113A7" w:rsidRDefault="006113A7" w:rsidP="004146D2">
      <w:pPr>
        <w:numPr>
          <w:ilvl w:val="2"/>
          <w:numId w:val="8"/>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launches app </w:t>
      </w:r>
    </w:p>
    <w:p w14:paraId="5772AF3F" w14:textId="77777777" w:rsidR="006113A7" w:rsidRPr="006113A7" w:rsidRDefault="006113A7" w:rsidP="004146D2">
      <w:pPr>
        <w:numPr>
          <w:ilvl w:val="2"/>
          <w:numId w:val="8"/>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automatically connects to last paired brainpack if available</w:t>
      </w:r>
    </w:p>
    <w:p w14:paraId="65B9E0CC" w14:textId="77777777" w:rsidR="006113A7" w:rsidRPr="006113A7" w:rsidRDefault="006113A7" w:rsidP="004146D2">
      <w:pPr>
        <w:numPr>
          <w:ilvl w:val="2"/>
          <w:numId w:val="8"/>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sends brainpack ready to receive notification</w:t>
      </w:r>
    </w:p>
    <w:p w14:paraId="26F1D4F1"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2682EB6F" w14:textId="1100EC9B" w:rsidR="006113A7" w:rsidRDefault="006113A7" w:rsidP="00AB4669">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#3</w:t>
      </w:r>
      <w:r w:rsidRPr="006113A7">
        <w:rPr>
          <w:rFonts w:asciiTheme="minorBidi" w:hAnsiTheme="minorBidi" w:cstheme="minorBidi"/>
          <w:bCs/>
          <w:caps/>
          <w:color w:val="25D990"/>
          <w:sz w:val="24"/>
          <w:szCs w:val="12"/>
        </w:rPr>
        <w:t xml:space="preserve"> Brainpack Data Synching with App</w:t>
      </w:r>
    </w:p>
    <w:p w14:paraId="574CC678" w14:textId="6E27ED90" w:rsidR="00BD5C4D" w:rsidRPr="00296BB9" w:rsidRDefault="00BD5C4D" w:rsidP="00BD5C4D">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472835">
        <w:rPr>
          <w:rFonts w:asciiTheme="minorBidi" w:hAnsiTheme="minorBidi" w:cstheme="minorBidi"/>
          <w:b/>
          <w:bCs w:val="0"/>
          <w:sz w:val="20"/>
          <w:szCs w:val="10"/>
        </w:rPr>
        <w:t>:</w:t>
      </w:r>
      <w:r>
        <w:rPr>
          <w:rFonts w:asciiTheme="minorBidi" w:hAnsiTheme="minorBidi" w:cstheme="minorBidi"/>
          <w:sz w:val="20"/>
          <w:szCs w:val="10"/>
        </w:rPr>
        <w:t xml:space="preserve"> Data Collector</w:t>
      </w:r>
    </w:p>
    <w:p w14:paraId="37C3C4DD" w14:textId="77777777" w:rsidR="00BD5C4D" w:rsidRPr="00BD5C4D" w:rsidRDefault="00BD5C4D" w:rsidP="00BD5C4D"/>
    <w:p w14:paraId="078EB88D" w14:textId="77777777" w:rsidR="006113A7" w:rsidRPr="006113A7" w:rsidRDefault="006113A7" w:rsidP="004146D2">
      <w:pPr>
        <w:numPr>
          <w:ilvl w:val="1"/>
          <w:numId w:val="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turns brainpack on</w:t>
      </w:r>
    </w:p>
    <w:p w14:paraId="094AA7AF" w14:textId="77777777" w:rsidR="006113A7" w:rsidRPr="006113A7" w:rsidRDefault="006113A7" w:rsidP="004146D2">
      <w:pPr>
        <w:numPr>
          <w:ilvl w:val="1"/>
          <w:numId w:val="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100F895E" w14:textId="77777777" w:rsidR="006113A7" w:rsidRPr="006113A7" w:rsidRDefault="006113A7" w:rsidP="004146D2">
      <w:pPr>
        <w:numPr>
          <w:ilvl w:val="1"/>
          <w:numId w:val="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connects to App (See Scenario #2)</w:t>
      </w:r>
    </w:p>
    <w:p w14:paraId="3F1595BE" w14:textId="77777777" w:rsidR="006113A7" w:rsidRPr="006113A7" w:rsidRDefault="006113A7" w:rsidP="004146D2">
      <w:pPr>
        <w:numPr>
          <w:ilvl w:val="1"/>
          <w:numId w:val="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app uses background listener:</w:t>
      </w:r>
    </w:p>
    <w:p w14:paraId="3A1E7583" w14:textId="77777777" w:rsidR="006113A7" w:rsidRPr="006113A7" w:rsidRDefault="006113A7" w:rsidP="004146D2">
      <w:pPr>
        <w:numPr>
          <w:ilvl w:val="2"/>
          <w:numId w:val="10"/>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sends "new data" notification to the app if new data is available</w:t>
      </w:r>
    </w:p>
    <w:p w14:paraId="3D8EF41D" w14:textId="77777777" w:rsidR="006113A7" w:rsidRPr="006113A7" w:rsidRDefault="006113A7" w:rsidP="004146D2">
      <w:pPr>
        <w:numPr>
          <w:ilvl w:val="2"/>
          <w:numId w:val="10"/>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Background listener starts importing data from brainpack into app DB</w:t>
      </w:r>
    </w:p>
    <w:p w14:paraId="3037C7FD" w14:textId="77777777" w:rsidR="006113A7" w:rsidRPr="006113A7" w:rsidRDefault="006113A7" w:rsidP="004146D2">
      <w:pPr>
        <w:numPr>
          <w:ilvl w:val="2"/>
          <w:numId w:val="10"/>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Once all new data is imported, data is synched with cloud if connection is available</w:t>
      </w:r>
    </w:p>
    <w:p w14:paraId="67000B60" w14:textId="77777777" w:rsidR="006113A7" w:rsidRPr="006113A7" w:rsidRDefault="006113A7" w:rsidP="004146D2">
      <w:pPr>
        <w:numPr>
          <w:ilvl w:val="2"/>
          <w:numId w:val="10"/>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Imported data is kept temporary on the local DB for fast usage</w:t>
      </w:r>
    </w:p>
    <w:p w14:paraId="07C1533F" w14:textId="77777777" w:rsidR="006113A7" w:rsidRPr="006113A7" w:rsidRDefault="006113A7" w:rsidP="004146D2">
      <w:pPr>
        <w:numPr>
          <w:ilvl w:val="1"/>
          <w:numId w:val="10"/>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app does NOT use background listener:</w:t>
      </w:r>
    </w:p>
    <w:p w14:paraId="1EA3448C"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sends "new data" notification to the app if new data is available</w:t>
      </w:r>
    </w:p>
    <w:p w14:paraId="78896C39"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shows "New Data" notification to user</w:t>
      </w:r>
    </w:p>
    <w:p w14:paraId="4B09BDD8"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confirms importing new data (or skip directly to step d)</w:t>
      </w:r>
    </w:p>
    <w:p w14:paraId="4FC4DA1D"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starts importing data from brainpack into the app DB</w:t>
      </w:r>
    </w:p>
    <w:p w14:paraId="4DF071C9"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Once all new data is imported, App synchs data with cloud if connection is available</w:t>
      </w:r>
    </w:p>
    <w:p w14:paraId="1C4A1166" w14:textId="77777777" w:rsidR="006113A7" w:rsidRPr="006113A7" w:rsidRDefault="006113A7" w:rsidP="004146D2">
      <w:pPr>
        <w:numPr>
          <w:ilvl w:val="2"/>
          <w:numId w:val="11"/>
        </w:numPr>
        <w:ind w:left="112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Imported data is kept temporary on the local DB for fast usage</w:t>
      </w:r>
    </w:p>
    <w:p w14:paraId="608A46AD" w14:textId="77777777" w:rsidR="006113A7" w:rsidRPr="006113A7" w:rsidRDefault="006113A7" w:rsidP="006113A7">
      <w:pPr>
        <w:ind w:left="1123"/>
        <w:rPr>
          <w:rFonts w:asciiTheme="minorBidi" w:eastAsia="Times New Roman" w:hAnsiTheme="minorBidi" w:cstheme="minorBidi"/>
          <w:color w:val="1E4E79"/>
          <w:sz w:val="18"/>
          <w:szCs w:val="18"/>
        </w:rPr>
      </w:pPr>
      <w:r w:rsidRPr="006113A7">
        <w:rPr>
          <w:rFonts w:asciiTheme="minorBidi" w:eastAsia="Times New Roman" w:hAnsiTheme="minorBidi" w:cstheme="minorBidi"/>
          <w:color w:val="1E4E79"/>
          <w:sz w:val="18"/>
          <w:szCs w:val="18"/>
        </w:rPr>
        <w:t> </w:t>
      </w:r>
    </w:p>
    <w:p w14:paraId="33C645C5" w14:textId="51823DC8" w:rsidR="006113A7" w:rsidRDefault="006113A7" w:rsidP="00F37A7F">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#4</w:t>
      </w:r>
      <w:r w:rsidRPr="006113A7">
        <w:rPr>
          <w:rFonts w:asciiTheme="minorBidi" w:hAnsiTheme="minorBidi" w:cstheme="minorBidi"/>
          <w:bCs/>
          <w:caps/>
          <w:color w:val="25D990"/>
          <w:sz w:val="24"/>
          <w:szCs w:val="12"/>
        </w:rPr>
        <w:t xml:space="preserve"> Brainpack Charging </w:t>
      </w:r>
    </w:p>
    <w:p w14:paraId="6778D487" w14:textId="1CAF327C" w:rsidR="00F37A7F" w:rsidRPr="00296BB9" w:rsidRDefault="00F37A7F" w:rsidP="00F37A7F">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455F676C" w14:textId="77777777" w:rsidR="00F37A7F" w:rsidRPr="00F37A7F" w:rsidRDefault="00F37A7F" w:rsidP="00F37A7F"/>
    <w:p w14:paraId="586F781F" w14:textId="77777777" w:rsidR="006113A7" w:rsidRPr="006113A7" w:rsidRDefault="006113A7" w:rsidP="004146D2">
      <w:pPr>
        <w:numPr>
          <w:ilvl w:val="1"/>
          <w:numId w:val="1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connects Brainpack to micro usb</w:t>
      </w:r>
    </w:p>
    <w:p w14:paraId="47602A22" w14:textId="77777777" w:rsidR="006113A7" w:rsidRPr="006113A7" w:rsidRDefault="006113A7" w:rsidP="004146D2">
      <w:pPr>
        <w:numPr>
          <w:ilvl w:val="1"/>
          <w:numId w:val="1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plugs usb cable into wall adapter or charging usb outlet</w:t>
      </w:r>
    </w:p>
    <w:p w14:paraId="4F3D3145"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7997F283" w14:textId="2C334BB3" w:rsidR="006113A7" w:rsidRDefault="006113A7" w:rsidP="00F37A7F">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#5</w:t>
      </w:r>
      <w:r w:rsidRPr="006113A7">
        <w:rPr>
          <w:rFonts w:asciiTheme="minorBidi" w:hAnsiTheme="minorBidi" w:cstheme="minorBidi"/>
          <w:bCs/>
          <w:caps/>
          <w:color w:val="25D990"/>
          <w:sz w:val="24"/>
          <w:szCs w:val="12"/>
        </w:rPr>
        <w:t xml:space="preserve"> Brainpack Updating FW</w:t>
      </w:r>
    </w:p>
    <w:p w14:paraId="1F9FFC6B" w14:textId="3167EC77" w:rsidR="00F37A7F" w:rsidRPr="00296BB9" w:rsidRDefault="00F37A7F" w:rsidP="00F37A7F">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534CEE05" w14:textId="77777777" w:rsidR="00F37A7F" w:rsidRPr="00F37A7F" w:rsidRDefault="00F37A7F" w:rsidP="00F37A7F"/>
    <w:p w14:paraId="553F929C"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turns brainpack on</w:t>
      </w:r>
    </w:p>
    <w:p w14:paraId="02E850CE"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2570920E"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launches application with a Wi-Fi or cloud connection available</w:t>
      </w:r>
    </w:p>
    <w:p w14:paraId="6A9FE4CC"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connects to App (See Scenario #2)</w:t>
      </w:r>
    </w:p>
    <w:p w14:paraId="1319626B"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gets authenticated on Cloud and gets API token</w:t>
      </w:r>
    </w:p>
    <w:p w14:paraId="4FE16375"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verifies current brainpack FW version vs Current FW version available on cloud</w:t>
      </w:r>
    </w:p>
    <w:p w14:paraId="14B16F60"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If FW version is outdated, App prompts user for updating FW</w:t>
      </w:r>
    </w:p>
    <w:p w14:paraId="760A709E"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confirms update</w:t>
      </w:r>
    </w:p>
    <w:p w14:paraId="098F46D4"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downloads new firmware</w:t>
      </w:r>
    </w:p>
    <w:p w14:paraId="589CD602"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lastRenderedPageBreak/>
        <w:t>App sends new "Update Firmware" message to brainpack containing new firmware</w:t>
      </w:r>
    </w:p>
    <w:p w14:paraId="13CADDE6"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updates (Light indications required)</w:t>
      </w:r>
    </w:p>
    <w:p w14:paraId="68AF8BDB" w14:textId="77777777" w:rsidR="006113A7" w:rsidRPr="006113A7" w:rsidRDefault="006113A7" w:rsidP="004146D2">
      <w:pPr>
        <w:numPr>
          <w:ilvl w:val="1"/>
          <w:numId w:val="1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sends "Update complete" once the update is done</w:t>
      </w:r>
    </w:p>
    <w:p w14:paraId="31953F74"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45B01863" w14:textId="58734D7E" w:rsidR="006113A7" w:rsidRDefault="006113A7" w:rsidP="00DE34A6">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#6</w:t>
      </w:r>
      <w:r w:rsidRPr="006113A7">
        <w:rPr>
          <w:rFonts w:asciiTheme="minorBidi" w:hAnsiTheme="minorBidi" w:cstheme="minorBidi"/>
          <w:bCs/>
          <w:caps/>
          <w:color w:val="25D990"/>
          <w:sz w:val="24"/>
          <w:szCs w:val="12"/>
        </w:rPr>
        <w:t xml:space="preserve"> wear suit and get ready to start</w:t>
      </w:r>
    </w:p>
    <w:p w14:paraId="7870864A" w14:textId="4DB03489" w:rsidR="00DE34A6" w:rsidRPr="00296BB9" w:rsidRDefault="00DE34A6" w:rsidP="00DE34A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377B7259" w14:textId="77777777" w:rsidR="00DE34A6" w:rsidRPr="00DE34A6" w:rsidRDefault="00DE34A6" w:rsidP="00DE34A6"/>
    <w:p w14:paraId="0FA4603D"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wears base suit</w:t>
      </w:r>
    </w:p>
    <w:p w14:paraId="300CC892"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inserts capsules in suit</w:t>
      </w:r>
    </w:p>
    <w:p w14:paraId="75775CA8"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connects brainpack on suit</w:t>
      </w:r>
    </w:p>
    <w:p w14:paraId="7F2A8E24"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turns brainpack on </w:t>
      </w:r>
    </w:p>
    <w:p w14:paraId="1E9BF7B0"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6079D11C"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Brainpack automatically connects to sensors when available </w:t>
      </w:r>
    </w:p>
    <w:p w14:paraId="3C580586" w14:textId="77777777" w:rsidR="006113A7" w:rsidRPr="006113A7" w:rsidRDefault="006113A7" w:rsidP="004146D2">
      <w:pPr>
        <w:numPr>
          <w:ilvl w:val="1"/>
          <w:numId w:val="14"/>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connection light turns to green to indicate ready to start</w:t>
      </w:r>
    </w:p>
    <w:p w14:paraId="17D8C42B" w14:textId="77777777" w:rsidR="006113A7" w:rsidRPr="006113A7" w:rsidRDefault="006113A7" w:rsidP="006113A7">
      <w:pPr>
        <w:ind w:left="43"/>
        <w:rPr>
          <w:rFonts w:asciiTheme="minorBidi" w:eastAsia="Times New Roman" w:hAnsiTheme="minorBidi" w:cstheme="minorBidi"/>
          <w:color w:val="1E4E79"/>
          <w:sz w:val="18"/>
          <w:szCs w:val="18"/>
        </w:rPr>
      </w:pPr>
      <w:r w:rsidRPr="006113A7">
        <w:rPr>
          <w:rFonts w:asciiTheme="minorBidi" w:eastAsia="Times New Roman" w:hAnsiTheme="minorBidi" w:cstheme="minorBidi"/>
          <w:color w:val="1E4E79"/>
          <w:sz w:val="18"/>
          <w:szCs w:val="18"/>
        </w:rPr>
        <w:t> </w:t>
      </w:r>
    </w:p>
    <w:p w14:paraId="71EA5AF8" w14:textId="3918A73A" w:rsidR="006113A7" w:rsidRDefault="006113A7" w:rsidP="00050D49">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#7</w:t>
      </w:r>
      <w:r w:rsidRPr="006113A7">
        <w:rPr>
          <w:rFonts w:asciiTheme="minorBidi" w:hAnsiTheme="minorBidi" w:cstheme="minorBidi"/>
          <w:bCs/>
          <w:caps/>
          <w:color w:val="25D990"/>
          <w:sz w:val="24"/>
          <w:szCs w:val="12"/>
        </w:rPr>
        <w:t xml:space="preserve"> Suit Calibration &amp; start tracking</w:t>
      </w:r>
    </w:p>
    <w:p w14:paraId="7A7815D0" w14:textId="31513951" w:rsidR="00050D49" w:rsidRPr="00296BB9" w:rsidRDefault="00050D49" w:rsidP="00050D4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3A4F680D" w14:textId="77777777" w:rsidR="00050D49" w:rsidRPr="00050D49" w:rsidRDefault="00050D49" w:rsidP="00050D49"/>
    <w:p w14:paraId="46B0C285" w14:textId="77777777" w:rsidR="006113A7" w:rsidRPr="006113A7" w:rsidRDefault="006113A7" w:rsidP="004146D2">
      <w:pPr>
        <w:numPr>
          <w:ilvl w:val="1"/>
          <w:numId w:val="15"/>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wears suit and get brainpack ready to start (see scenario #6)</w:t>
      </w:r>
    </w:p>
    <w:p w14:paraId="06234DD9" w14:textId="77777777" w:rsidR="006113A7" w:rsidRPr="006113A7" w:rsidRDefault="006113A7" w:rsidP="004146D2">
      <w:pPr>
        <w:numPr>
          <w:ilvl w:val="1"/>
          <w:numId w:val="15"/>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clicks on recording button</w:t>
      </w:r>
    </w:p>
    <w:p w14:paraId="136E3608" w14:textId="77777777" w:rsidR="006113A7" w:rsidRPr="006113A7" w:rsidRDefault="006113A7" w:rsidP="004146D2">
      <w:pPr>
        <w:numPr>
          <w:ilvl w:val="1"/>
          <w:numId w:val="15"/>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light turns to blinking green to indicate the start of the calibration process</w:t>
      </w:r>
    </w:p>
    <w:p w14:paraId="061B8D3A" w14:textId="77777777" w:rsidR="006113A7" w:rsidRPr="006113A7" w:rsidRDefault="006113A7" w:rsidP="004146D2">
      <w:pPr>
        <w:numPr>
          <w:ilvl w:val="1"/>
          <w:numId w:val="15"/>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applies calibration movements in sequence as indicated in the manuals</w:t>
      </w:r>
    </w:p>
    <w:p w14:paraId="6A05A603" w14:textId="77777777" w:rsidR="006113A7" w:rsidRPr="006113A7" w:rsidRDefault="006113A7" w:rsidP="004146D2">
      <w:pPr>
        <w:numPr>
          <w:ilvl w:val="1"/>
          <w:numId w:val="16"/>
        </w:numPr>
        <w:ind w:left="583"/>
        <w:textAlignment w:val="center"/>
        <w:rPr>
          <w:rFonts w:asciiTheme="minorBidi" w:eastAsia="Times New Roman" w:hAnsiTheme="minorBidi" w:cstheme="minorBidi"/>
          <w:color w:val="FFC000"/>
          <w:sz w:val="18"/>
          <w:szCs w:val="18"/>
        </w:rPr>
      </w:pPr>
      <w:r w:rsidRPr="006113A7">
        <w:rPr>
          <w:rFonts w:asciiTheme="minorBidi" w:eastAsia="Times New Roman" w:hAnsiTheme="minorBidi" w:cstheme="minorBidi"/>
          <w:color w:val="FFC000"/>
          <w:sz w:val="18"/>
          <w:szCs w:val="18"/>
        </w:rPr>
        <w:t>Each calibration movements sequence is marked by user by pressing the recording button</w:t>
      </w:r>
    </w:p>
    <w:p w14:paraId="75BEA6EA" w14:textId="77777777" w:rsidR="006113A7" w:rsidRPr="006113A7" w:rsidRDefault="006113A7" w:rsidP="004146D2">
      <w:pPr>
        <w:numPr>
          <w:ilvl w:val="1"/>
          <w:numId w:val="16"/>
        </w:numPr>
        <w:ind w:left="583"/>
        <w:textAlignment w:val="center"/>
        <w:rPr>
          <w:rFonts w:asciiTheme="minorBidi" w:eastAsia="Times New Roman" w:hAnsiTheme="minorBidi" w:cstheme="minorBidi"/>
          <w:color w:val="FFC000"/>
          <w:sz w:val="18"/>
          <w:szCs w:val="18"/>
        </w:rPr>
      </w:pPr>
      <w:r w:rsidRPr="006113A7">
        <w:rPr>
          <w:rFonts w:asciiTheme="minorBidi" w:eastAsia="Times New Roman" w:hAnsiTheme="minorBidi" w:cstheme="minorBidi"/>
          <w:color w:val="FFC000"/>
          <w:sz w:val="18"/>
          <w:szCs w:val="18"/>
        </w:rPr>
        <w:t>After each calibration movements sequence the brainpack marks the "sequence end"</w:t>
      </w:r>
    </w:p>
    <w:p w14:paraId="2E165971" w14:textId="77777777" w:rsidR="006113A7" w:rsidRPr="006113A7" w:rsidRDefault="006113A7" w:rsidP="004146D2">
      <w:pPr>
        <w:numPr>
          <w:ilvl w:val="1"/>
          <w:numId w:val="17"/>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logs all calibration data and identifies calibration frames and sequences</w:t>
      </w:r>
    </w:p>
    <w:p w14:paraId="2A721666" w14:textId="77777777" w:rsidR="006113A7" w:rsidRPr="006113A7" w:rsidRDefault="006113A7" w:rsidP="004146D2">
      <w:pPr>
        <w:numPr>
          <w:ilvl w:val="1"/>
          <w:numId w:val="17"/>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Once calibration process is done, brainpack light turns to red to indicate recording started</w:t>
      </w:r>
    </w:p>
    <w:p w14:paraId="75D2126E" w14:textId="77777777" w:rsidR="006113A7" w:rsidRPr="006113A7" w:rsidRDefault="006113A7" w:rsidP="006113A7">
      <w:pPr>
        <w:ind w:left="58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1719FBD3" w14:textId="38454DE3" w:rsidR="006113A7" w:rsidRDefault="006113A7" w:rsidP="006300ED">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#8</w:t>
      </w:r>
      <w:r w:rsidRPr="006113A7">
        <w:rPr>
          <w:rFonts w:asciiTheme="minorBidi" w:hAnsiTheme="minorBidi" w:cstheme="minorBidi"/>
          <w:bCs/>
          <w:caps/>
          <w:color w:val="25D990"/>
          <w:sz w:val="24"/>
          <w:szCs w:val="12"/>
        </w:rPr>
        <w:t xml:space="preserve"> Record movement- Full day </w:t>
      </w:r>
    </w:p>
    <w:p w14:paraId="765416C9" w14:textId="77777777" w:rsidR="006300ED" w:rsidRPr="00296BB9" w:rsidRDefault="006300ED" w:rsidP="006300ED">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2E31F793" w14:textId="77777777" w:rsidR="006300ED" w:rsidRPr="006300ED" w:rsidRDefault="006300ED" w:rsidP="006300ED"/>
    <w:p w14:paraId="5ADE9CDA" w14:textId="77777777" w:rsidR="006113A7" w:rsidRPr="006113A7" w:rsidRDefault="006113A7" w:rsidP="004146D2">
      <w:pPr>
        <w:numPr>
          <w:ilvl w:val="1"/>
          <w:numId w:val="18"/>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wears the suit, turns it on and calibrates (see scenario #6 and #7) </w:t>
      </w:r>
    </w:p>
    <w:p w14:paraId="293430D0" w14:textId="77777777" w:rsidR="006113A7" w:rsidRPr="006113A7" w:rsidRDefault="006113A7" w:rsidP="004146D2">
      <w:pPr>
        <w:numPr>
          <w:ilvl w:val="1"/>
          <w:numId w:val="18"/>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records user movements</w:t>
      </w:r>
    </w:p>
    <w:p w14:paraId="52415854" w14:textId="77777777" w:rsidR="006113A7" w:rsidRPr="006113A7" w:rsidRDefault="006113A7" w:rsidP="004146D2">
      <w:pPr>
        <w:numPr>
          <w:ilvl w:val="1"/>
          <w:numId w:val="18"/>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ends recording by re-pressing the recording button on brainpack</w:t>
      </w:r>
    </w:p>
    <w:p w14:paraId="2FE67445" w14:textId="77777777" w:rsidR="006113A7" w:rsidRPr="006113A7" w:rsidRDefault="006113A7" w:rsidP="006113A7">
      <w:pPr>
        <w:ind w:left="43"/>
        <w:rPr>
          <w:rFonts w:asciiTheme="minorBidi" w:eastAsia="Times New Roman" w:hAnsiTheme="minorBidi" w:cstheme="minorBidi"/>
          <w:color w:val="FFC000"/>
          <w:sz w:val="18"/>
          <w:szCs w:val="18"/>
        </w:rPr>
      </w:pPr>
      <w:r w:rsidRPr="006113A7">
        <w:rPr>
          <w:rFonts w:asciiTheme="minorBidi" w:eastAsia="Times New Roman" w:hAnsiTheme="minorBidi" w:cstheme="minorBidi"/>
          <w:color w:val="FFC000"/>
          <w:sz w:val="18"/>
          <w:szCs w:val="18"/>
        </w:rPr>
        <w:t> </w:t>
      </w:r>
    </w:p>
    <w:p w14:paraId="3707482B" w14:textId="40983B4F" w:rsidR="006113A7" w:rsidRDefault="006113A7" w:rsidP="006300ED">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#9</w:t>
      </w:r>
      <w:r w:rsidRPr="006113A7">
        <w:rPr>
          <w:rFonts w:asciiTheme="minorBidi" w:hAnsiTheme="minorBidi" w:cstheme="minorBidi"/>
          <w:bCs/>
          <w:caps/>
          <w:color w:val="25D990"/>
          <w:sz w:val="24"/>
          <w:szCs w:val="12"/>
        </w:rPr>
        <w:t xml:space="preserve"> Record movement - Per Move</w:t>
      </w:r>
    </w:p>
    <w:p w14:paraId="40CE997D" w14:textId="77777777" w:rsidR="006300ED" w:rsidRPr="00296BB9" w:rsidRDefault="006300ED" w:rsidP="006300ED">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32D486F0" w14:textId="77777777" w:rsidR="006300ED" w:rsidRPr="006300ED" w:rsidRDefault="006300ED" w:rsidP="006300ED"/>
    <w:p w14:paraId="2D686FF1"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wears the suit, turns it on and calibrates (see scenario #7)</w:t>
      </w:r>
    </w:p>
    <w:p w14:paraId="1A9B2D9F"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records user movements</w:t>
      </w:r>
    </w:p>
    <w:p w14:paraId="4E31E1A9"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ends recording by re-pressing the recording button on brainpack</w:t>
      </w:r>
    </w:p>
    <w:p w14:paraId="6AAAF35F"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restarts recording by pressing the recording button on brainpack</w:t>
      </w:r>
    </w:p>
    <w:p w14:paraId="3B4781B1"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light turns to blinking green to indicate the start of the T-Pose</w:t>
      </w:r>
    </w:p>
    <w:p w14:paraId="414738A5"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strikes the T-pose for a few seconds to readjust sensors (2 seconds) </w:t>
      </w:r>
    </w:p>
    <w:p w14:paraId="6454E782"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light turns to red to indicate the recording started again</w:t>
      </w:r>
    </w:p>
    <w:p w14:paraId="284250B4" w14:textId="77777777" w:rsidR="006113A7" w:rsidRPr="006113A7" w:rsidRDefault="006113A7" w:rsidP="004146D2">
      <w:pPr>
        <w:numPr>
          <w:ilvl w:val="1"/>
          <w:numId w:val="19"/>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Brainpack records user movements </w:t>
      </w:r>
    </w:p>
    <w:p w14:paraId="131EC124"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1DE43AF3" w14:textId="3F9969EC" w:rsidR="006113A7" w:rsidRDefault="006113A7" w:rsidP="006300ED">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lastRenderedPageBreak/>
        <w:t>Scenario #10</w:t>
      </w:r>
      <w:r w:rsidRPr="006113A7">
        <w:rPr>
          <w:rFonts w:asciiTheme="minorBidi" w:hAnsiTheme="minorBidi" w:cstheme="minorBidi"/>
          <w:bCs/>
          <w:caps/>
          <w:color w:val="25D990"/>
          <w:sz w:val="24"/>
          <w:szCs w:val="12"/>
        </w:rPr>
        <w:t xml:space="preserve"> Pain reporting</w:t>
      </w:r>
    </w:p>
    <w:p w14:paraId="6C4299B3" w14:textId="77777777" w:rsidR="006300ED" w:rsidRPr="00296BB9" w:rsidRDefault="006300ED" w:rsidP="006300ED">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57B650F2" w14:textId="77777777" w:rsidR="006113A7" w:rsidRPr="006113A7" w:rsidRDefault="006113A7" w:rsidP="00F37A7F">
      <w:pPr>
        <w:pStyle w:val="Heading2"/>
        <w:rPr>
          <w:rFonts w:asciiTheme="minorBidi" w:hAnsiTheme="minorBidi" w:cstheme="minorBidi"/>
          <w:sz w:val="20"/>
          <w:szCs w:val="10"/>
        </w:rPr>
      </w:pPr>
      <w:r w:rsidRPr="006113A7">
        <w:rPr>
          <w:rFonts w:asciiTheme="minorBidi" w:hAnsiTheme="minorBidi" w:cstheme="minorBidi"/>
          <w:sz w:val="20"/>
          <w:szCs w:val="10"/>
        </w:rPr>
        <w:t>Using Brainpack</w:t>
      </w:r>
    </w:p>
    <w:p w14:paraId="084C377F" w14:textId="77777777" w:rsidR="006113A7" w:rsidRPr="006113A7" w:rsidRDefault="006113A7" w:rsidP="004146D2">
      <w:pPr>
        <w:numPr>
          <w:ilvl w:val="1"/>
          <w:numId w:val="20"/>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turns brainpack on</w:t>
      </w:r>
    </w:p>
    <w:p w14:paraId="6EF9C5F8" w14:textId="77777777" w:rsidR="006113A7" w:rsidRPr="006113A7" w:rsidRDefault="006113A7" w:rsidP="004146D2">
      <w:pPr>
        <w:numPr>
          <w:ilvl w:val="1"/>
          <w:numId w:val="20"/>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7F2CBC31" w14:textId="77777777" w:rsidR="006113A7" w:rsidRPr="006113A7" w:rsidRDefault="006113A7" w:rsidP="004146D2">
      <w:pPr>
        <w:numPr>
          <w:ilvl w:val="1"/>
          <w:numId w:val="20"/>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When user experiences pain, he/she presses on the pain button indicator on brainpack</w:t>
      </w:r>
    </w:p>
    <w:p w14:paraId="723CA2CD" w14:textId="77777777" w:rsidR="006113A7" w:rsidRPr="006113A7" w:rsidRDefault="006113A7" w:rsidP="004146D2">
      <w:pPr>
        <w:numPr>
          <w:ilvl w:val="1"/>
          <w:numId w:val="20"/>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logs the time and geolocation of pain reported and associates it to specific movement tracking frames (if no sensors are connected the frame will not contain movement data but only hotspot information)</w:t>
      </w:r>
    </w:p>
    <w:p w14:paraId="1B3E8E2F" w14:textId="77777777" w:rsidR="006113A7" w:rsidRPr="006113A7" w:rsidRDefault="006113A7" w:rsidP="00F37A7F">
      <w:pPr>
        <w:pStyle w:val="Heading2"/>
        <w:rPr>
          <w:rFonts w:asciiTheme="minorBidi" w:hAnsiTheme="minorBidi" w:cstheme="minorBidi"/>
          <w:sz w:val="20"/>
          <w:szCs w:val="10"/>
        </w:rPr>
      </w:pPr>
      <w:r w:rsidRPr="006113A7">
        <w:rPr>
          <w:rFonts w:asciiTheme="minorBidi" w:hAnsiTheme="minorBidi" w:cstheme="minorBidi"/>
          <w:sz w:val="20"/>
          <w:szCs w:val="10"/>
        </w:rPr>
        <w:t>Using App</w:t>
      </w:r>
    </w:p>
    <w:p w14:paraId="49E1505B"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When user experiences pain, he/she launches the application</w:t>
      </w:r>
    </w:p>
    <w:p w14:paraId="63D47E23"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presses on "Report Pain" button</w:t>
      </w:r>
    </w:p>
    <w:p w14:paraId="69F7DEB4"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logs the time and geolocation of pain reported</w:t>
      </w:r>
    </w:p>
    <w:p w14:paraId="65277EFF"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App optionally asks user to indicate anatomical position of pain </w:t>
      </w:r>
    </w:p>
    <w:p w14:paraId="373FF426"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User indicates the anatomical position of pain </w:t>
      </w:r>
    </w:p>
    <w:p w14:paraId="2B8624C8" w14:textId="77777777" w:rsidR="006113A7" w:rsidRPr="006113A7" w:rsidRDefault="006113A7" w:rsidP="004146D2">
      <w:pPr>
        <w:numPr>
          <w:ilvl w:val="1"/>
          <w:numId w:val="21"/>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adds the anatomical position to the pain log</w:t>
      </w:r>
    </w:p>
    <w:p w14:paraId="543DD15D" w14:textId="77777777" w:rsidR="006113A7" w:rsidRPr="006113A7" w:rsidRDefault="006113A7" w:rsidP="006113A7">
      <w:pPr>
        <w:ind w:left="43"/>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w:t>
      </w:r>
    </w:p>
    <w:p w14:paraId="6295CC47" w14:textId="5CF94860" w:rsidR="006113A7" w:rsidRDefault="006113A7" w:rsidP="00FA169B">
      <w:pPr>
        <w:pStyle w:val="Heading1"/>
        <w:spacing w:after="120"/>
        <w:rPr>
          <w:rFonts w:asciiTheme="minorBidi" w:hAnsiTheme="minorBidi" w:cstheme="minorBidi"/>
          <w:bCs/>
          <w:caps/>
          <w:color w:val="25D990"/>
          <w:sz w:val="24"/>
          <w:szCs w:val="12"/>
        </w:rPr>
      </w:pPr>
      <w:r w:rsidRPr="006113A7">
        <w:rPr>
          <w:rFonts w:asciiTheme="minorBidi" w:hAnsiTheme="minorBidi" w:cstheme="minorBidi"/>
          <w:b/>
          <w:caps/>
          <w:color w:val="25D990"/>
          <w:sz w:val="24"/>
          <w:szCs w:val="12"/>
        </w:rPr>
        <w:t>Scenario #11</w:t>
      </w:r>
      <w:r w:rsidRPr="006113A7">
        <w:rPr>
          <w:rFonts w:asciiTheme="minorBidi" w:hAnsiTheme="minorBidi" w:cstheme="minorBidi"/>
          <w:bCs/>
          <w:caps/>
          <w:color w:val="25D990"/>
          <w:sz w:val="24"/>
          <w:szCs w:val="12"/>
        </w:rPr>
        <w:t xml:space="preserve"> Concern reporting</w:t>
      </w:r>
    </w:p>
    <w:p w14:paraId="10E4FA81" w14:textId="77777777" w:rsidR="00FA169B" w:rsidRPr="00296BB9" w:rsidRDefault="00FA169B" w:rsidP="00FA169B">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p>
    <w:p w14:paraId="27CAA46C" w14:textId="77777777" w:rsidR="006113A7" w:rsidRPr="006113A7" w:rsidRDefault="006113A7" w:rsidP="00F37A7F">
      <w:pPr>
        <w:pStyle w:val="Heading2"/>
        <w:rPr>
          <w:rFonts w:asciiTheme="minorBidi" w:hAnsiTheme="minorBidi" w:cstheme="minorBidi"/>
          <w:sz w:val="20"/>
          <w:szCs w:val="10"/>
        </w:rPr>
      </w:pPr>
      <w:r w:rsidRPr="006113A7">
        <w:rPr>
          <w:rFonts w:asciiTheme="minorBidi" w:hAnsiTheme="minorBidi" w:cstheme="minorBidi"/>
          <w:sz w:val="20"/>
          <w:szCs w:val="10"/>
        </w:rPr>
        <w:t>Using Brainpack</w:t>
      </w:r>
    </w:p>
    <w:p w14:paraId="24129AE7" w14:textId="77777777" w:rsidR="006113A7" w:rsidRPr="006113A7" w:rsidRDefault="006113A7" w:rsidP="004146D2">
      <w:pPr>
        <w:numPr>
          <w:ilvl w:val="1"/>
          <w:numId w:val="2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turns brainpack on</w:t>
      </w:r>
    </w:p>
    <w:p w14:paraId="78CD5752" w14:textId="77777777" w:rsidR="006113A7" w:rsidRPr="006113A7" w:rsidRDefault="006113A7" w:rsidP="004146D2">
      <w:pPr>
        <w:numPr>
          <w:ilvl w:val="1"/>
          <w:numId w:val="2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indicates its ready to use (light turns blue)</w:t>
      </w:r>
    </w:p>
    <w:p w14:paraId="789BE8F6" w14:textId="77777777" w:rsidR="006113A7" w:rsidRPr="006113A7" w:rsidRDefault="006113A7" w:rsidP="004146D2">
      <w:pPr>
        <w:numPr>
          <w:ilvl w:val="1"/>
          <w:numId w:val="2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When user identifies a risk concern, he/she presses on the concern button indicator on brainpack</w:t>
      </w:r>
    </w:p>
    <w:p w14:paraId="10450F18" w14:textId="77777777" w:rsidR="006113A7" w:rsidRPr="006113A7" w:rsidRDefault="006113A7" w:rsidP="004146D2">
      <w:pPr>
        <w:numPr>
          <w:ilvl w:val="1"/>
          <w:numId w:val="22"/>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Brainpack logs the time and geolocation of concern reported (if no sensors are connected the frame will not contain movement data but only hotspot information)</w:t>
      </w:r>
    </w:p>
    <w:p w14:paraId="4460CA95" w14:textId="77777777" w:rsidR="006113A7" w:rsidRPr="006113A7" w:rsidRDefault="006113A7" w:rsidP="00F37A7F">
      <w:pPr>
        <w:pStyle w:val="Heading2"/>
        <w:rPr>
          <w:rFonts w:asciiTheme="minorBidi" w:hAnsiTheme="minorBidi" w:cstheme="minorBidi"/>
          <w:sz w:val="20"/>
          <w:szCs w:val="10"/>
        </w:rPr>
      </w:pPr>
      <w:r w:rsidRPr="006113A7">
        <w:rPr>
          <w:rFonts w:asciiTheme="minorBidi" w:hAnsiTheme="minorBidi" w:cstheme="minorBidi"/>
          <w:sz w:val="20"/>
          <w:szCs w:val="10"/>
        </w:rPr>
        <w:t>Using App</w:t>
      </w:r>
    </w:p>
    <w:p w14:paraId="50489F2D"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When user experiences pain, he/she launches the application</w:t>
      </w:r>
    </w:p>
    <w:p w14:paraId="0D0F7484"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presses on "Report Concern" button</w:t>
      </w:r>
    </w:p>
    <w:p w14:paraId="24F5A666"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logs the time and geolocation of concern reported</w:t>
      </w:r>
    </w:p>
    <w:p w14:paraId="7EFD649A"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 xml:space="preserve">App optionally asks user to insert comments on the concern </w:t>
      </w:r>
    </w:p>
    <w:p w14:paraId="5A096812"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User inputs his comments</w:t>
      </w:r>
    </w:p>
    <w:p w14:paraId="35EA6BC2" w14:textId="77777777" w:rsidR="006113A7" w:rsidRPr="006113A7" w:rsidRDefault="006113A7" w:rsidP="004146D2">
      <w:pPr>
        <w:numPr>
          <w:ilvl w:val="1"/>
          <w:numId w:val="23"/>
        </w:numPr>
        <w:ind w:left="583"/>
        <w:textAlignment w:val="center"/>
        <w:rPr>
          <w:rFonts w:asciiTheme="minorBidi" w:eastAsia="Times New Roman" w:hAnsiTheme="minorBidi" w:cstheme="minorBidi"/>
          <w:sz w:val="18"/>
          <w:szCs w:val="18"/>
        </w:rPr>
      </w:pPr>
      <w:r w:rsidRPr="006113A7">
        <w:rPr>
          <w:rFonts w:asciiTheme="minorBidi" w:eastAsia="Times New Roman" w:hAnsiTheme="minorBidi" w:cstheme="minorBidi"/>
          <w:sz w:val="18"/>
          <w:szCs w:val="18"/>
        </w:rPr>
        <w:t>App adds the comments to the concern log</w:t>
      </w:r>
    </w:p>
    <w:p w14:paraId="5B5BB9D1" w14:textId="77777777" w:rsidR="002D1A2A" w:rsidRDefault="002D1A2A" w:rsidP="002D1A2A">
      <w:pPr>
        <w:pStyle w:val="NormalWeb"/>
        <w:spacing w:before="0" w:beforeAutospacing="0" w:after="0" w:afterAutospacing="0"/>
        <w:rPr>
          <w:rFonts w:ascii="Calibri" w:hAnsi="Calibri"/>
          <w:color w:val="1E4E79"/>
          <w:sz w:val="32"/>
          <w:szCs w:val="32"/>
        </w:rPr>
      </w:pPr>
    </w:p>
    <w:p w14:paraId="036EC6D7" w14:textId="1A8D5257" w:rsidR="002D1A2A" w:rsidRDefault="002D1A2A" w:rsidP="00A354C2">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#12</w:t>
      </w:r>
      <w:r w:rsidR="00A354C2">
        <w:rPr>
          <w:rFonts w:asciiTheme="minorBidi" w:hAnsiTheme="minorBidi" w:cstheme="minorBidi"/>
          <w:bCs/>
          <w:caps/>
          <w:color w:val="25D990"/>
          <w:sz w:val="24"/>
          <w:szCs w:val="12"/>
        </w:rPr>
        <w:t xml:space="preserve"> </w:t>
      </w:r>
      <w:r w:rsidRPr="00674A57">
        <w:rPr>
          <w:rFonts w:asciiTheme="minorBidi" w:hAnsiTheme="minorBidi" w:cstheme="minorBidi"/>
          <w:bCs/>
          <w:caps/>
          <w:color w:val="25D990"/>
          <w:sz w:val="24"/>
          <w:szCs w:val="12"/>
        </w:rPr>
        <w:t>Data uploading to Cloud</w:t>
      </w:r>
    </w:p>
    <w:p w14:paraId="1933E80C" w14:textId="213A6017" w:rsidR="004D58EF" w:rsidRPr="00296BB9" w:rsidRDefault="004D58EF" w:rsidP="004D58EF">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r>
        <w:rPr>
          <w:rFonts w:asciiTheme="minorBidi" w:hAnsiTheme="minorBidi" w:cstheme="minorBidi"/>
          <w:sz w:val="20"/>
          <w:szCs w:val="10"/>
        </w:rPr>
        <w:t>| DATA ANALYST</w:t>
      </w:r>
    </w:p>
    <w:p w14:paraId="0634E9EF" w14:textId="77777777" w:rsidR="004D58EF" w:rsidRPr="004D58EF" w:rsidRDefault="004D58EF" w:rsidP="004D58EF"/>
    <w:p w14:paraId="4BCEE4BF"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User launches app with Wi-Fi / Cloud connection available </w:t>
      </w:r>
    </w:p>
    <w:p w14:paraId="5B2A4788"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gets authenticated on Cloud and gets API token</w:t>
      </w:r>
    </w:p>
    <w:p w14:paraId="00070593"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Brainpack syncs data with application (see scenario #3) </w:t>
      </w:r>
    </w:p>
    <w:p w14:paraId="286D91B9"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creates background task for data transfer to cloud</w:t>
      </w:r>
    </w:p>
    <w:p w14:paraId="0E7C3E54"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task connects to transfer endpoint on server</w:t>
      </w:r>
    </w:p>
    <w:p w14:paraId="4F6FCEA4"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task transfers data to cloud storage through endpoint</w:t>
      </w:r>
    </w:p>
    <w:p w14:paraId="0F575747" w14:textId="77777777" w:rsidR="002D1A2A" w:rsidRPr="002D1A2A" w:rsidRDefault="002D1A2A" w:rsidP="004146D2">
      <w:pPr>
        <w:numPr>
          <w:ilvl w:val="0"/>
          <w:numId w:val="2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task closes when transfer is complete (tasks runs in background even when app is closed)</w:t>
      </w:r>
    </w:p>
    <w:p w14:paraId="58D717E9" w14:textId="3EC9A9AD" w:rsidR="002D1A2A" w:rsidRPr="007071CD" w:rsidRDefault="002D1A2A" w:rsidP="002D1A2A">
      <w:pPr>
        <w:pStyle w:val="NormalWeb"/>
        <w:spacing w:before="0" w:beforeAutospacing="0" w:after="0" w:afterAutospacing="0"/>
        <w:ind w:left="540"/>
        <w:rPr>
          <w:rFonts w:asciiTheme="minorBidi" w:hAnsiTheme="minorBidi" w:cstheme="minorBidi"/>
          <w:sz w:val="18"/>
          <w:szCs w:val="18"/>
        </w:rPr>
      </w:pPr>
      <w:r w:rsidRPr="007071CD">
        <w:rPr>
          <w:rFonts w:asciiTheme="minorBidi" w:hAnsiTheme="minorBidi" w:cstheme="minorBidi"/>
          <w:i/>
          <w:iCs/>
          <w:sz w:val="18"/>
          <w:szCs w:val="18"/>
        </w:rPr>
        <w:t xml:space="preserve"> </w:t>
      </w:r>
    </w:p>
    <w:p w14:paraId="4EBD2A6C"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4A1156D6" w14:textId="3F05F0B9" w:rsidR="002D1A2A" w:rsidRDefault="002D1A2A" w:rsidP="00C06866">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lastRenderedPageBreak/>
        <w:t>Scenario #13 Data Downloading from Cloud</w:t>
      </w:r>
    </w:p>
    <w:p w14:paraId="160C74C1" w14:textId="77777777" w:rsidR="00450896" w:rsidRPr="00296BB9" w:rsidRDefault="00450896" w:rsidP="0045089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r>
        <w:rPr>
          <w:rFonts w:asciiTheme="minorBidi" w:hAnsiTheme="minorBidi" w:cstheme="minorBidi"/>
          <w:sz w:val="20"/>
          <w:szCs w:val="10"/>
        </w:rPr>
        <w:t>| DATA ANALYST</w:t>
      </w:r>
    </w:p>
    <w:p w14:paraId="0D379F8A" w14:textId="77777777" w:rsidR="00450896" w:rsidRPr="00450896" w:rsidRDefault="00450896" w:rsidP="00450896"/>
    <w:p w14:paraId="163D3546"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User launches app with Wi-Fi / Cloud connection available</w:t>
      </w:r>
    </w:p>
    <w:p w14:paraId="453176A0"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gets authenticated on Cloud and gets API token</w:t>
      </w:r>
    </w:p>
    <w:p w14:paraId="15A0BACF"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User requests data that is not available on the local DB</w:t>
      </w:r>
    </w:p>
    <w:p w14:paraId="522B5324"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App creates an </w:t>
      </w:r>
      <w:proofErr w:type="spellStart"/>
      <w:r w:rsidRPr="002D1A2A">
        <w:rPr>
          <w:rFonts w:asciiTheme="minorBidi" w:hAnsiTheme="minorBidi" w:cstheme="minorBidi"/>
          <w:sz w:val="18"/>
          <w:szCs w:val="18"/>
        </w:rPr>
        <w:t>Async</w:t>
      </w:r>
      <w:proofErr w:type="spellEnd"/>
      <w:r w:rsidRPr="002D1A2A">
        <w:rPr>
          <w:rFonts w:asciiTheme="minorBidi" w:hAnsiTheme="minorBidi" w:cstheme="minorBidi"/>
          <w:sz w:val="18"/>
          <w:szCs w:val="18"/>
        </w:rPr>
        <w:t xml:space="preserve"> task to download data from cloud</w:t>
      </w:r>
    </w:p>
    <w:p w14:paraId="632171E7"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proofErr w:type="spellStart"/>
      <w:r w:rsidRPr="002D1A2A">
        <w:rPr>
          <w:rFonts w:asciiTheme="minorBidi" w:hAnsiTheme="minorBidi" w:cstheme="minorBidi"/>
          <w:sz w:val="18"/>
          <w:szCs w:val="18"/>
        </w:rPr>
        <w:t>Async</w:t>
      </w:r>
      <w:proofErr w:type="spellEnd"/>
      <w:r w:rsidRPr="002D1A2A">
        <w:rPr>
          <w:rFonts w:asciiTheme="minorBidi" w:hAnsiTheme="minorBidi" w:cstheme="minorBidi"/>
          <w:sz w:val="18"/>
          <w:szCs w:val="18"/>
        </w:rPr>
        <w:t xml:space="preserve"> Task connects to corresponding endpoint on cloud API</w:t>
      </w:r>
    </w:p>
    <w:p w14:paraId="151BA55B"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proofErr w:type="spellStart"/>
      <w:r w:rsidRPr="002D1A2A">
        <w:rPr>
          <w:rFonts w:asciiTheme="minorBidi" w:hAnsiTheme="minorBidi" w:cstheme="minorBidi"/>
          <w:sz w:val="18"/>
          <w:szCs w:val="18"/>
        </w:rPr>
        <w:t>Async</w:t>
      </w:r>
      <w:proofErr w:type="spellEnd"/>
      <w:r w:rsidRPr="002D1A2A">
        <w:rPr>
          <w:rFonts w:asciiTheme="minorBidi" w:hAnsiTheme="minorBidi" w:cstheme="minorBidi"/>
          <w:sz w:val="18"/>
          <w:szCs w:val="18"/>
        </w:rPr>
        <w:t xml:space="preserve"> Task downloads required data from Cloud </w:t>
      </w:r>
    </w:p>
    <w:p w14:paraId="60A33FE4"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proofErr w:type="spellStart"/>
      <w:r w:rsidRPr="002D1A2A">
        <w:rPr>
          <w:rFonts w:asciiTheme="minorBidi" w:hAnsiTheme="minorBidi" w:cstheme="minorBidi"/>
          <w:sz w:val="18"/>
          <w:szCs w:val="18"/>
        </w:rPr>
        <w:t>Async</w:t>
      </w:r>
      <w:proofErr w:type="spellEnd"/>
      <w:r w:rsidRPr="002D1A2A">
        <w:rPr>
          <w:rFonts w:asciiTheme="minorBidi" w:hAnsiTheme="minorBidi" w:cstheme="minorBidi"/>
          <w:sz w:val="18"/>
          <w:szCs w:val="18"/>
        </w:rPr>
        <w:t xml:space="preserve"> Task stores downloaded data on app local DB</w:t>
      </w:r>
    </w:p>
    <w:p w14:paraId="71D6F1A1"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proofErr w:type="spellStart"/>
      <w:r w:rsidRPr="002D1A2A">
        <w:rPr>
          <w:rFonts w:asciiTheme="minorBidi" w:hAnsiTheme="minorBidi" w:cstheme="minorBidi"/>
          <w:sz w:val="18"/>
          <w:szCs w:val="18"/>
        </w:rPr>
        <w:t>Async</w:t>
      </w:r>
      <w:proofErr w:type="spellEnd"/>
      <w:r w:rsidRPr="002D1A2A">
        <w:rPr>
          <w:rFonts w:asciiTheme="minorBidi" w:hAnsiTheme="minorBidi" w:cstheme="minorBidi"/>
          <w:sz w:val="18"/>
          <w:szCs w:val="18"/>
        </w:rPr>
        <w:t xml:space="preserve"> Task notifies app that data is now available</w:t>
      </w:r>
    </w:p>
    <w:p w14:paraId="5E00AB97" w14:textId="77777777" w:rsidR="002D1A2A" w:rsidRPr="002D1A2A" w:rsidRDefault="002D1A2A" w:rsidP="004146D2">
      <w:pPr>
        <w:numPr>
          <w:ilvl w:val="0"/>
          <w:numId w:val="2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requests data from local DB to show it in UI</w:t>
      </w:r>
    </w:p>
    <w:p w14:paraId="5AC3B4AB"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20F6E4C8" w14:textId="621CF06C" w:rsidR="002D1A2A" w:rsidRDefault="002D1A2A" w:rsidP="00C06866">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#14 License Administration</w:t>
      </w:r>
    </w:p>
    <w:p w14:paraId="15F54014" w14:textId="4B6F77F4" w:rsidR="00450896" w:rsidRPr="00296BB9" w:rsidRDefault="00450896" w:rsidP="00C0686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sidR="00C06866">
        <w:rPr>
          <w:rFonts w:asciiTheme="minorBidi" w:hAnsiTheme="minorBidi" w:cstheme="minorBidi"/>
          <w:sz w:val="20"/>
          <w:szCs w:val="10"/>
        </w:rPr>
        <w:t>ADMIN (customer side)</w:t>
      </w:r>
    </w:p>
    <w:p w14:paraId="313193F8" w14:textId="77777777" w:rsidR="00450896" w:rsidRPr="00450896" w:rsidRDefault="00450896" w:rsidP="00450896"/>
    <w:p w14:paraId="3AB38C45"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creates his account and activates his license (see scenario #1)</w:t>
      </w:r>
    </w:p>
    <w:p w14:paraId="15191513" w14:textId="57C8FB99"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Admin User </w:t>
      </w:r>
      <w:r w:rsidR="00AB7E8A" w:rsidRPr="002D1A2A">
        <w:rPr>
          <w:rFonts w:asciiTheme="minorBidi" w:hAnsiTheme="minorBidi" w:cstheme="minorBidi"/>
          <w:sz w:val="18"/>
          <w:szCs w:val="18"/>
        </w:rPr>
        <w:t>Launches</w:t>
      </w:r>
      <w:r w:rsidRPr="002D1A2A">
        <w:rPr>
          <w:rFonts w:asciiTheme="minorBidi" w:hAnsiTheme="minorBidi" w:cstheme="minorBidi"/>
          <w:sz w:val="18"/>
          <w:szCs w:val="18"/>
        </w:rPr>
        <w:t xml:space="preserve"> Licensing dashboard </w:t>
      </w:r>
    </w:p>
    <w:p w14:paraId="7E4A43DA"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Admin User logs in </w:t>
      </w:r>
    </w:p>
    <w:p w14:paraId="021A0D1E"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sees a list of all assigned and unassigned licenses available for the company</w:t>
      </w:r>
    </w:p>
    <w:p w14:paraId="3C75E262"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sees a list of all created users accounts for the company</w:t>
      </w:r>
    </w:p>
    <w:p w14:paraId="117AA312"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sees all correlations between users and assigned licenses</w:t>
      </w:r>
    </w:p>
    <w:p w14:paraId="28CEAF60"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Can assign license to user account</w:t>
      </w:r>
    </w:p>
    <w:p w14:paraId="1C2AB471"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Admin User Can create a new account </w:t>
      </w:r>
    </w:p>
    <w:p w14:paraId="2D59203A" w14:textId="77777777" w:rsidR="002D1A2A" w:rsidRPr="002D1A2A" w:rsidRDefault="002D1A2A" w:rsidP="004146D2">
      <w:pPr>
        <w:numPr>
          <w:ilvl w:val="0"/>
          <w:numId w:val="2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Admin User Can send License invite</w:t>
      </w:r>
    </w:p>
    <w:p w14:paraId="4F362E5B"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6C9D385D" w14:textId="55ACE64D" w:rsidR="002D1A2A" w:rsidRDefault="002D1A2A" w:rsidP="00AB7E8A">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#15</w:t>
      </w:r>
      <w:r w:rsidR="00AB7E8A">
        <w:rPr>
          <w:rFonts w:asciiTheme="minorBidi" w:hAnsiTheme="minorBidi" w:cstheme="minorBidi"/>
          <w:bCs/>
          <w:caps/>
          <w:color w:val="25D990"/>
          <w:sz w:val="24"/>
          <w:szCs w:val="12"/>
        </w:rPr>
        <w:t xml:space="preserve"> </w:t>
      </w:r>
      <w:r w:rsidRPr="00674A57">
        <w:rPr>
          <w:rFonts w:asciiTheme="minorBidi" w:hAnsiTheme="minorBidi" w:cstheme="minorBidi"/>
          <w:bCs/>
          <w:caps/>
          <w:color w:val="25D990"/>
          <w:sz w:val="24"/>
          <w:szCs w:val="12"/>
        </w:rPr>
        <w:t xml:space="preserve">Live Data Viewing </w:t>
      </w:r>
      <w:r w:rsidR="00450896">
        <w:rPr>
          <w:rFonts w:asciiTheme="minorBidi" w:hAnsiTheme="minorBidi" w:cstheme="minorBidi"/>
          <w:bCs/>
          <w:caps/>
          <w:color w:val="25D990"/>
          <w:sz w:val="24"/>
          <w:szCs w:val="12"/>
        </w:rPr>
        <w:t>–</w:t>
      </w:r>
      <w:r w:rsidRPr="00674A57">
        <w:rPr>
          <w:rFonts w:asciiTheme="minorBidi" w:hAnsiTheme="minorBidi" w:cstheme="minorBidi"/>
          <w:bCs/>
          <w:caps/>
          <w:color w:val="25D990"/>
          <w:sz w:val="24"/>
          <w:szCs w:val="12"/>
        </w:rPr>
        <w:t xml:space="preserve"> Single</w:t>
      </w:r>
    </w:p>
    <w:p w14:paraId="43FBA391" w14:textId="77777777" w:rsidR="00450896" w:rsidRPr="00296BB9" w:rsidRDefault="00450896" w:rsidP="0045089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 </w:t>
      </w:r>
      <w:r>
        <w:rPr>
          <w:rFonts w:asciiTheme="minorBidi" w:hAnsiTheme="minorBidi" w:cstheme="minorBidi"/>
          <w:sz w:val="20"/>
          <w:szCs w:val="10"/>
        </w:rPr>
        <w:t>| DATA ANALYST</w:t>
      </w:r>
    </w:p>
    <w:p w14:paraId="1213E70A" w14:textId="77777777" w:rsidR="00450896" w:rsidRPr="00450896" w:rsidRDefault="00450896" w:rsidP="00450896"/>
    <w:p w14:paraId="668849C9"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User wears suit and get brainpack ready to start (see scenario #6)</w:t>
      </w:r>
    </w:p>
    <w:p w14:paraId="1583838E"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User Launches App and connect to brainpack (see scenario #2)</w:t>
      </w:r>
    </w:p>
    <w:p w14:paraId="715AA8C3"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User selects live data viewing in App</w:t>
      </w:r>
    </w:p>
    <w:p w14:paraId="3E093A4D"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creates a background stream listener to get live feed from brainpack</w:t>
      </w:r>
    </w:p>
    <w:p w14:paraId="030E6063"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stream listener sends command to Brainpack to start live stream</w:t>
      </w:r>
    </w:p>
    <w:p w14:paraId="59946338"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Brainpack changes mode to Live streaming</w:t>
      </w:r>
    </w:p>
    <w:p w14:paraId="2CAF5076" w14:textId="77777777" w:rsidR="002D1A2A" w:rsidRPr="002D1A2A" w:rsidRDefault="002D1A2A" w:rsidP="004146D2">
      <w:pPr>
        <w:numPr>
          <w:ilvl w:val="0"/>
          <w:numId w:val="2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stream listener starts receiving live stream form brainpack</w:t>
      </w:r>
    </w:p>
    <w:p w14:paraId="5CAE85AC" w14:textId="77777777" w:rsidR="002D1A2A" w:rsidRPr="002D1A2A" w:rsidRDefault="002D1A2A" w:rsidP="004146D2">
      <w:pPr>
        <w:numPr>
          <w:ilvl w:val="0"/>
          <w:numId w:val="2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App prompts user to get ready for calibration</w:t>
      </w:r>
    </w:p>
    <w:p w14:paraId="2E4B0A47" w14:textId="77777777" w:rsidR="002D1A2A" w:rsidRPr="002D1A2A" w:rsidRDefault="002D1A2A" w:rsidP="004146D2">
      <w:pPr>
        <w:numPr>
          <w:ilvl w:val="0"/>
          <w:numId w:val="2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User Confirms the beginning of calibration </w:t>
      </w:r>
    </w:p>
    <w:p w14:paraId="0FD603C3" w14:textId="77777777" w:rsidR="002D1A2A" w:rsidRPr="002D1A2A" w:rsidRDefault="002D1A2A" w:rsidP="004146D2">
      <w:pPr>
        <w:numPr>
          <w:ilvl w:val="0"/>
          <w:numId w:val="2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App shows UI for calibration sequence (wizard style)</w:t>
      </w:r>
    </w:p>
    <w:p w14:paraId="205B0BA3" w14:textId="77777777" w:rsidR="002D1A2A" w:rsidRPr="002D1A2A" w:rsidRDefault="002D1A2A" w:rsidP="004146D2">
      <w:pPr>
        <w:numPr>
          <w:ilvl w:val="0"/>
          <w:numId w:val="2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applies calibration movements in sequence as indicated by the app</w:t>
      </w:r>
    </w:p>
    <w:p w14:paraId="5FDA1DBE" w14:textId="77777777" w:rsidR="002D1A2A" w:rsidRPr="002D1A2A" w:rsidRDefault="002D1A2A" w:rsidP="004146D2">
      <w:pPr>
        <w:numPr>
          <w:ilvl w:val="0"/>
          <w:numId w:val="2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After each calibration movements sequence the brainpack sends a "sequence end" message to app</w:t>
      </w:r>
    </w:p>
    <w:p w14:paraId="4DB3DE56" w14:textId="77777777" w:rsidR="002D1A2A" w:rsidRPr="002D1A2A" w:rsidRDefault="002D1A2A" w:rsidP="004146D2">
      <w:pPr>
        <w:numPr>
          <w:ilvl w:val="0"/>
          <w:numId w:val="2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Once calibration is done, App shows Live UI with real time avatar moving with user  </w:t>
      </w:r>
    </w:p>
    <w:p w14:paraId="08655AB1"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3354FCC9" w14:textId="0D6E741A" w:rsidR="002D1A2A" w:rsidRDefault="002D1A2A" w:rsidP="00AB7E8A">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 xml:space="preserve">Scenario #16 Live Data Viewing </w:t>
      </w:r>
      <w:r w:rsidR="00450896">
        <w:rPr>
          <w:rFonts w:asciiTheme="minorBidi" w:hAnsiTheme="minorBidi" w:cstheme="minorBidi"/>
          <w:bCs/>
          <w:caps/>
          <w:color w:val="25D990"/>
          <w:sz w:val="24"/>
          <w:szCs w:val="12"/>
        </w:rPr>
        <w:t>–</w:t>
      </w:r>
      <w:r w:rsidRPr="00674A57">
        <w:rPr>
          <w:rFonts w:asciiTheme="minorBidi" w:hAnsiTheme="minorBidi" w:cstheme="minorBidi"/>
          <w:bCs/>
          <w:caps/>
          <w:color w:val="25D990"/>
          <w:sz w:val="24"/>
          <w:szCs w:val="12"/>
        </w:rPr>
        <w:t xml:space="preserve"> Multiple</w:t>
      </w:r>
    </w:p>
    <w:p w14:paraId="7FBC9AE7" w14:textId="02F2CEE5" w:rsidR="00450896" w:rsidRPr="00296BB9" w:rsidRDefault="00450896" w:rsidP="00AB7E8A">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280EB050" w14:textId="77777777" w:rsidR="00450896" w:rsidRPr="00450896" w:rsidRDefault="00450896" w:rsidP="00450896"/>
    <w:p w14:paraId="5E72859B"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User Launches App </w:t>
      </w:r>
    </w:p>
    <w:p w14:paraId="6A7C7C4C"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selects multiple live viewing option (PC or Tablet ONLY - no mobile option)</w:t>
      </w:r>
    </w:p>
    <w:p w14:paraId="44B96C84"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Each suit user wears suit and gets ready to start (see scenario #6)</w:t>
      </w:r>
    </w:p>
    <w:p w14:paraId="1884D5ED"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Users pair their suits with Analyst User OS [skip if we have a direct connection to the suit]</w:t>
      </w:r>
    </w:p>
    <w:p w14:paraId="3B0FB3FF"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App shows Multi Live viewing UI (maximum 4 views)</w:t>
      </w:r>
    </w:p>
    <w:p w14:paraId="647921BD"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Each view shows the available Brainpacks to connect to</w:t>
      </w:r>
    </w:p>
    <w:p w14:paraId="16104347"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lastRenderedPageBreak/>
        <w:t>On each view, the Analyst user selects the brainpack he wants to show in that view</w:t>
      </w:r>
    </w:p>
    <w:p w14:paraId="08F1B8B0" w14:textId="77777777" w:rsidR="002D1A2A" w:rsidRPr="002D1A2A" w:rsidRDefault="002D1A2A" w:rsidP="004146D2">
      <w:pPr>
        <w:numPr>
          <w:ilvl w:val="0"/>
          <w:numId w:val="3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For each connection apply following steps</w:t>
      </w:r>
    </w:p>
    <w:p w14:paraId="3C46ECC3" w14:textId="77777777" w:rsidR="002D1A2A" w:rsidRPr="002D1A2A" w:rsidRDefault="002D1A2A" w:rsidP="004146D2">
      <w:pPr>
        <w:numPr>
          <w:ilvl w:val="1"/>
          <w:numId w:val="31"/>
        </w:numPr>
        <w:ind w:left="1080"/>
        <w:textAlignment w:val="center"/>
        <w:rPr>
          <w:rFonts w:asciiTheme="minorBidi" w:hAnsiTheme="minorBidi" w:cstheme="minorBidi"/>
          <w:sz w:val="18"/>
          <w:szCs w:val="18"/>
        </w:rPr>
      </w:pPr>
      <w:r w:rsidRPr="002D1A2A">
        <w:rPr>
          <w:rFonts w:asciiTheme="minorBidi" w:hAnsiTheme="minorBidi" w:cstheme="minorBidi"/>
          <w:sz w:val="18"/>
          <w:szCs w:val="18"/>
        </w:rPr>
        <w:t>App creates a background stream listener to get live feed from brainpack</w:t>
      </w:r>
    </w:p>
    <w:p w14:paraId="07F5D0DB" w14:textId="77777777" w:rsidR="002D1A2A" w:rsidRPr="002D1A2A" w:rsidRDefault="002D1A2A" w:rsidP="004146D2">
      <w:pPr>
        <w:numPr>
          <w:ilvl w:val="1"/>
          <w:numId w:val="31"/>
        </w:numPr>
        <w:ind w:left="1080"/>
        <w:textAlignment w:val="center"/>
        <w:rPr>
          <w:rFonts w:asciiTheme="minorBidi" w:hAnsiTheme="minorBidi" w:cstheme="minorBidi"/>
          <w:sz w:val="18"/>
          <w:szCs w:val="18"/>
        </w:rPr>
      </w:pPr>
      <w:r w:rsidRPr="002D1A2A">
        <w:rPr>
          <w:rFonts w:asciiTheme="minorBidi" w:hAnsiTheme="minorBidi" w:cstheme="minorBidi"/>
          <w:sz w:val="18"/>
          <w:szCs w:val="18"/>
        </w:rPr>
        <w:t>Background stream listener sends command to Brainpack to start Multi suits live stream</w:t>
      </w:r>
    </w:p>
    <w:p w14:paraId="7C5A1721" w14:textId="77777777" w:rsidR="002D1A2A" w:rsidRPr="002D1A2A" w:rsidRDefault="002D1A2A" w:rsidP="004146D2">
      <w:pPr>
        <w:numPr>
          <w:ilvl w:val="1"/>
          <w:numId w:val="31"/>
        </w:numPr>
        <w:ind w:left="1080"/>
        <w:textAlignment w:val="center"/>
        <w:rPr>
          <w:rFonts w:asciiTheme="minorBidi" w:hAnsiTheme="minorBidi" w:cstheme="minorBidi"/>
          <w:sz w:val="18"/>
          <w:szCs w:val="18"/>
        </w:rPr>
      </w:pPr>
      <w:r w:rsidRPr="002D1A2A">
        <w:rPr>
          <w:rFonts w:asciiTheme="minorBidi" w:hAnsiTheme="minorBidi" w:cstheme="minorBidi"/>
          <w:sz w:val="18"/>
          <w:szCs w:val="18"/>
        </w:rPr>
        <w:t>Brainpack changes mode to Multi suits Live streaming</w:t>
      </w:r>
    </w:p>
    <w:p w14:paraId="27364852" w14:textId="77777777" w:rsidR="002D1A2A" w:rsidRPr="002D1A2A" w:rsidRDefault="002D1A2A" w:rsidP="004146D2">
      <w:pPr>
        <w:numPr>
          <w:ilvl w:val="1"/>
          <w:numId w:val="32"/>
        </w:numPr>
        <w:ind w:left="108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Suit User applies calibration sequence (see scenario #7 -&gt; skip </w:t>
      </w:r>
      <w:proofErr w:type="gramStart"/>
      <w:r w:rsidRPr="002D1A2A">
        <w:rPr>
          <w:rFonts w:asciiTheme="minorBidi" w:hAnsiTheme="minorBidi" w:cstheme="minorBidi"/>
          <w:color w:val="FFC000"/>
          <w:sz w:val="18"/>
          <w:szCs w:val="18"/>
        </w:rPr>
        <w:t>step  1</w:t>
      </w:r>
      <w:proofErr w:type="gramEnd"/>
      <w:r w:rsidRPr="002D1A2A">
        <w:rPr>
          <w:rFonts w:asciiTheme="minorBidi" w:hAnsiTheme="minorBidi" w:cstheme="minorBidi"/>
          <w:color w:val="FFC000"/>
          <w:sz w:val="18"/>
          <w:szCs w:val="18"/>
        </w:rPr>
        <w:t>)</w:t>
      </w:r>
    </w:p>
    <w:p w14:paraId="68814B07" w14:textId="77777777" w:rsidR="002D1A2A" w:rsidRPr="002D1A2A" w:rsidRDefault="002D1A2A" w:rsidP="004146D2">
      <w:pPr>
        <w:numPr>
          <w:ilvl w:val="1"/>
          <w:numId w:val="32"/>
        </w:numPr>
        <w:ind w:left="108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After each calibration movements sequence the brainpack sends a "sequence end" message to app</w:t>
      </w:r>
    </w:p>
    <w:p w14:paraId="43283232" w14:textId="77777777" w:rsidR="002D1A2A" w:rsidRPr="002D1A2A" w:rsidRDefault="002D1A2A" w:rsidP="004146D2">
      <w:pPr>
        <w:numPr>
          <w:ilvl w:val="1"/>
          <w:numId w:val="32"/>
        </w:numPr>
        <w:ind w:left="108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Once calibration is done brainpack sends "calibration done" message </w:t>
      </w:r>
    </w:p>
    <w:p w14:paraId="781A7C28" w14:textId="77777777" w:rsidR="002D1A2A" w:rsidRPr="002D1A2A" w:rsidRDefault="002D1A2A" w:rsidP="004146D2">
      <w:pPr>
        <w:numPr>
          <w:ilvl w:val="1"/>
          <w:numId w:val="33"/>
        </w:numPr>
        <w:ind w:left="1080"/>
        <w:textAlignment w:val="center"/>
        <w:rPr>
          <w:rFonts w:asciiTheme="minorBidi" w:hAnsiTheme="minorBidi" w:cstheme="minorBidi"/>
          <w:sz w:val="18"/>
          <w:szCs w:val="18"/>
        </w:rPr>
      </w:pPr>
      <w:r w:rsidRPr="002D1A2A">
        <w:rPr>
          <w:rFonts w:asciiTheme="minorBidi" w:hAnsiTheme="minorBidi" w:cstheme="minorBidi"/>
          <w:sz w:val="18"/>
          <w:szCs w:val="18"/>
        </w:rPr>
        <w:t xml:space="preserve">App shows Live UI with real time avatar moving with user  </w:t>
      </w:r>
    </w:p>
    <w:p w14:paraId="2B19FC20" w14:textId="77777777" w:rsidR="002D1A2A" w:rsidRPr="002D1A2A" w:rsidRDefault="002D1A2A" w:rsidP="002D1A2A">
      <w:pPr>
        <w:pStyle w:val="NormalWeb"/>
        <w:spacing w:before="0" w:beforeAutospacing="0" w:after="0" w:afterAutospacing="0"/>
        <w:ind w:left="1080"/>
        <w:rPr>
          <w:rFonts w:asciiTheme="minorBidi" w:hAnsiTheme="minorBidi" w:cstheme="minorBidi"/>
          <w:sz w:val="18"/>
          <w:szCs w:val="18"/>
        </w:rPr>
      </w:pPr>
      <w:r w:rsidRPr="002D1A2A">
        <w:rPr>
          <w:rFonts w:asciiTheme="minorBidi" w:hAnsiTheme="minorBidi" w:cstheme="minorBidi"/>
          <w:sz w:val="18"/>
          <w:szCs w:val="18"/>
        </w:rPr>
        <w:t> </w:t>
      </w:r>
    </w:p>
    <w:p w14:paraId="1EEA1931" w14:textId="675DA0B9" w:rsidR="002D1A2A" w:rsidRDefault="002D1A2A" w:rsidP="00AB7E8A">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 xml:space="preserve">Scenario #17 Remote Live Data Viewing </w:t>
      </w:r>
      <w:r w:rsidR="00450896">
        <w:rPr>
          <w:rFonts w:asciiTheme="minorBidi" w:hAnsiTheme="minorBidi" w:cstheme="minorBidi"/>
          <w:bCs/>
          <w:caps/>
          <w:color w:val="25D990"/>
          <w:sz w:val="24"/>
          <w:szCs w:val="12"/>
        </w:rPr>
        <w:t>–</w:t>
      </w:r>
      <w:r w:rsidRPr="00674A57">
        <w:rPr>
          <w:rFonts w:asciiTheme="minorBidi" w:hAnsiTheme="minorBidi" w:cstheme="minorBidi"/>
          <w:bCs/>
          <w:caps/>
          <w:color w:val="25D990"/>
          <w:sz w:val="24"/>
          <w:szCs w:val="12"/>
        </w:rPr>
        <w:t xml:space="preserve"> Single</w:t>
      </w:r>
    </w:p>
    <w:p w14:paraId="4DE9CA51" w14:textId="74C0D2E3" w:rsidR="00450896" w:rsidRPr="00296BB9" w:rsidRDefault="00450896" w:rsidP="00AB7E8A">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15D51DCF" w14:textId="77777777" w:rsidR="002D1A2A" w:rsidRPr="00110A70" w:rsidRDefault="002D1A2A" w:rsidP="00110A70">
      <w:pPr>
        <w:pStyle w:val="Heading2"/>
        <w:rPr>
          <w:rFonts w:asciiTheme="minorBidi" w:hAnsiTheme="minorBidi" w:cstheme="minorBidi"/>
          <w:sz w:val="20"/>
          <w:szCs w:val="10"/>
        </w:rPr>
      </w:pPr>
      <w:r w:rsidRPr="00110A70">
        <w:rPr>
          <w:rFonts w:asciiTheme="minorBidi" w:hAnsiTheme="minorBidi" w:cstheme="minorBidi"/>
          <w:sz w:val="20"/>
          <w:szCs w:val="10"/>
        </w:rPr>
        <w:t>Through App</w:t>
      </w:r>
    </w:p>
    <w:p w14:paraId="2BE539BC"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wears suit and gets brainpack ready to start (see scenario #6)</w:t>
      </w:r>
    </w:p>
    <w:p w14:paraId="13E4A93B"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Launches App and connects to brainpack (see scenario #2)</w:t>
      </w:r>
    </w:p>
    <w:p w14:paraId="463CFE4C"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selects live streaming of data option in App</w:t>
      </w:r>
    </w:p>
    <w:p w14:paraId="2CF4767D"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app creates a background stream broadcaster to broadcast on the cloud the feed from brainpack</w:t>
      </w:r>
    </w:p>
    <w:p w14:paraId="39725AD3"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stream broadcaster sends command to Brainpack to start live stream</w:t>
      </w:r>
    </w:p>
    <w:p w14:paraId="73131A14"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Brainpack changes mode to Live streaming</w:t>
      </w:r>
    </w:p>
    <w:p w14:paraId="3EDC71C5" w14:textId="77777777" w:rsidR="002D1A2A" w:rsidRPr="002D1A2A" w:rsidRDefault="002D1A2A" w:rsidP="004146D2">
      <w:pPr>
        <w:numPr>
          <w:ilvl w:val="0"/>
          <w:numId w:val="34"/>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Background stream broadcaster starts receiving live stream form brainpack</w:t>
      </w:r>
    </w:p>
    <w:p w14:paraId="2A0559D3" w14:textId="77777777" w:rsidR="002D1A2A" w:rsidRPr="002D1A2A" w:rsidRDefault="002D1A2A" w:rsidP="004146D2">
      <w:pPr>
        <w:numPr>
          <w:ilvl w:val="0"/>
          <w:numId w:val="35"/>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Suit user App prompts user to get ready for calibration</w:t>
      </w:r>
    </w:p>
    <w:p w14:paraId="2A53C387" w14:textId="77777777" w:rsidR="002D1A2A" w:rsidRPr="002D1A2A" w:rsidRDefault="002D1A2A" w:rsidP="004146D2">
      <w:pPr>
        <w:numPr>
          <w:ilvl w:val="0"/>
          <w:numId w:val="35"/>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Suit user Confirms the beginning of calibration </w:t>
      </w:r>
    </w:p>
    <w:p w14:paraId="6A80DDA5" w14:textId="77777777" w:rsidR="002D1A2A" w:rsidRPr="002D1A2A" w:rsidRDefault="002D1A2A" w:rsidP="004146D2">
      <w:pPr>
        <w:numPr>
          <w:ilvl w:val="0"/>
          <w:numId w:val="35"/>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Suit user App shows UI for calibration sequence (wizard style)</w:t>
      </w:r>
    </w:p>
    <w:p w14:paraId="6CC3E758" w14:textId="77777777" w:rsidR="002D1A2A" w:rsidRPr="002D1A2A" w:rsidRDefault="002D1A2A" w:rsidP="004146D2">
      <w:pPr>
        <w:numPr>
          <w:ilvl w:val="0"/>
          <w:numId w:val="35"/>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applies calibration movements in sequence as indicated by the app</w:t>
      </w:r>
    </w:p>
    <w:p w14:paraId="328F0418" w14:textId="77777777" w:rsidR="002D1A2A" w:rsidRPr="002D1A2A" w:rsidRDefault="002D1A2A" w:rsidP="004146D2">
      <w:pPr>
        <w:numPr>
          <w:ilvl w:val="0"/>
          <w:numId w:val="35"/>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After each calibration movements sequence the brainpack sends a "sequence end" message to Suit user app</w:t>
      </w:r>
    </w:p>
    <w:p w14:paraId="339CE091"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Once calibration is done, Suit user App goes into broadcasting mode</w:t>
      </w:r>
    </w:p>
    <w:p w14:paraId="245FD7F8"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app notifies Heddoko backend server that a live stream is available</w:t>
      </w:r>
    </w:p>
    <w:p w14:paraId="0BED0EE7"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acknowledges live stream and notifies all stream subscribers (see below steps)</w:t>
      </w:r>
    </w:p>
    <w:p w14:paraId="2061642D"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launches app</w:t>
      </w:r>
    </w:p>
    <w:p w14:paraId="534CC4EC"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user selects remote viewing option in analyst app </w:t>
      </w:r>
    </w:p>
    <w:p w14:paraId="432B82E0"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contacts Heddoko backend server for available streams (needs to be team/company specific)</w:t>
      </w:r>
    </w:p>
    <w:p w14:paraId="7748AFDA"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sends available live streams</w:t>
      </w:r>
    </w:p>
    <w:p w14:paraId="3A8F2E4A"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app indicates available streaming brainpacks online </w:t>
      </w:r>
    </w:p>
    <w:p w14:paraId="21EF9C89"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 the brainpack he wants to observe</w:t>
      </w:r>
    </w:p>
    <w:p w14:paraId="0054EA79" w14:textId="77777777" w:rsidR="002D1A2A" w:rsidRPr="002D1A2A" w:rsidRDefault="002D1A2A" w:rsidP="004146D2">
      <w:pPr>
        <w:numPr>
          <w:ilvl w:val="0"/>
          <w:numId w:val="36"/>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shows Live UI with real time avatar moving with suit user remotely through cloud streaming</w:t>
      </w:r>
    </w:p>
    <w:p w14:paraId="54B3C7FF" w14:textId="77777777" w:rsidR="002D1A2A" w:rsidRPr="00110A70" w:rsidRDefault="002D1A2A" w:rsidP="00110A70">
      <w:pPr>
        <w:pStyle w:val="Heading2"/>
        <w:rPr>
          <w:rFonts w:asciiTheme="minorBidi" w:hAnsiTheme="minorBidi" w:cstheme="minorBidi"/>
          <w:sz w:val="20"/>
          <w:szCs w:val="10"/>
        </w:rPr>
      </w:pPr>
      <w:r w:rsidRPr="00110A70">
        <w:rPr>
          <w:rFonts w:asciiTheme="minorBidi" w:hAnsiTheme="minorBidi" w:cstheme="minorBidi"/>
          <w:sz w:val="20"/>
          <w:szCs w:val="10"/>
        </w:rPr>
        <w:t>Directly through suit</w:t>
      </w:r>
    </w:p>
    <w:p w14:paraId="100C69A4" w14:textId="77777777" w:rsidR="002D1A2A" w:rsidRPr="002D1A2A" w:rsidRDefault="002D1A2A" w:rsidP="004146D2">
      <w:pPr>
        <w:numPr>
          <w:ilvl w:val="0"/>
          <w:numId w:val="3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wears suit and gets brainpack ready to start (see scenario #6)</w:t>
      </w:r>
    </w:p>
    <w:p w14:paraId="473D7EF0" w14:textId="77777777" w:rsidR="002D1A2A" w:rsidRPr="002D1A2A" w:rsidRDefault="002D1A2A" w:rsidP="004146D2">
      <w:pPr>
        <w:numPr>
          <w:ilvl w:val="0"/>
          <w:numId w:val="3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connect brainpack directly to cloud (see scenario #19)</w:t>
      </w:r>
    </w:p>
    <w:p w14:paraId="1D3B862C" w14:textId="77777777" w:rsidR="002D1A2A" w:rsidRPr="002D1A2A" w:rsidRDefault="002D1A2A" w:rsidP="004146D2">
      <w:pPr>
        <w:numPr>
          <w:ilvl w:val="0"/>
          <w:numId w:val="3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Suit User press on live streaming button on brainpack</w:t>
      </w:r>
    </w:p>
    <w:p w14:paraId="0F96F651" w14:textId="77777777" w:rsidR="002D1A2A" w:rsidRPr="002D1A2A" w:rsidRDefault="002D1A2A" w:rsidP="004146D2">
      <w:pPr>
        <w:numPr>
          <w:ilvl w:val="0"/>
          <w:numId w:val="3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Brainpack changes mode to Live streaming</w:t>
      </w:r>
    </w:p>
    <w:p w14:paraId="2D743AF9" w14:textId="77777777" w:rsidR="002D1A2A" w:rsidRPr="002D1A2A" w:rsidRDefault="002D1A2A" w:rsidP="004146D2">
      <w:pPr>
        <w:numPr>
          <w:ilvl w:val="0"/>
          <w:numId w:val="37"/>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Brainpack creates a background stream broadcaster to broadcast on the cloud the feed from sensors</w:t>
      </w:r>
    </w:p>
    <w:p w14:paraId="5F07291D" w14:textId="77777777" w:rsidR="002D1A2A" w:rsidRPr="002D1A2A" w:rsidRDefault="002D1A2A" w:rsidP="004146D2">
      <w:pPr>
        <w:numPr>
          <w:ilvl w:val="0"/>
          <w:numId w:val="3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Brainpack light turns to blinking green to indicate the start of the calibration process</w:t>
      </w:r>
    </w:p>
    <w:p w14:paraId="30C12264" w14:textId="77777777" w:rsidR="002D1A2A" w:rsidRPr="002D1A2A" w:rsidRDefault="002D1A2A" w:rsidP="004146D2">
      <w:pPr>
        <w:numPr>
          <w:ilvl w:val="0"/>
          <w:numId w:val="3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applies calibration movements in sequence as indicated in the manuals</w:t>
      </w:r>
    </w:p>
    <w:p w14:paraId="7C511C88" w14:textId="77777777" w:rsidR="002D1A2A" w:rsidRPr="002D1A2A" w:rsidRDefault="002D1A2A" w:rsidP="004146D2">
      <w:pPr>
        <w:numPr>
          <w:ilvl w:val="0"/>
          <w:numId w:val="3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Each calibration movements sequence is marked by user by pressing the recording button</w:t>
      </w:r>
    </w:p>
    <w:p w14:paraId="4EC0952D" w14:textId="77777777" w:rsidR="002D1A2A" w:rsidRPr="002D1A2A" w:rsidRDefault="002D1A2A" w:rsidP="004146D2">
      <w:pPr>
        <w:numPr>
          <w:ilvl w:val="0"/>
          <w:numId w:val="3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After each calibration movements sequence the brainpack marks the "sequence end"</w:t>
      </w:r>
    </w:p>
    <w:p w14:paraId="4D27BE48" w14:textId="77777777" w:rsidR="002D1A2A" w:rsidRPr="002D1A2A" w:rsidRDefault="002D1A2A" w:rsidP="004146D2">
      <w:pPr>
        <w:numPr>
          <w:ilvl w:val="0"/>
          <w:numId w:val="38"/>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Once calibration is done, Suit user App goes into broadcasting mode</w:t>
      </w:r>
    </w:p>
    <w:p w14:paraId="08BBAF52"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Brainpack notifies Heddoko backend server that a live stream is available</w:t>
      </w:r>
    </w:p>
    <w:p w14:paraId="23418421"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acknowledges live stream and notifies all stream subscribers (see below steps)</w:t>
      </w:r>
    </w:p>
    <w:p w14:paraId="2376A754"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launches app</w:t>
      </w:r>
    </w:p>
    <w:p w14:paraId="19FE03FB"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user selects remote viewing option in analyst app </w:t>
      </w:r>
    </w:p>
    <w:p w14:paraId="40EB6C15"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lastRenderedPageBreak/>
        <w:t>Analyst app contacts Heddoko backend server for available streams (needs to be team/company specific)</w:t>
      </w:r>
    </w:p>
    <w:p w14:paraId="229E2870"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sends available live streams</w:t>
      </w:r>
    </w:p>
    <w:p w14:paraId="28821D1E"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app indicates available streaming brainpacks online </w:t>
      </w:r>
    </w:p>
    <w:p w14:paraId="22A3C5DE"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 the brainpack he wants to observe</w:t>
      </w:r>
    </w:p>
    <w:p w14:paraId="7FEA9170" w14:textId="77777777" w:rsidR="002D1A2A" w:rsidRPr="002D1A2A" w:rsidRDefault="002D1A2A" w:rsidP="004146D2">
      <w:pPr>
        <w:numPr>
          <w:ilvl w:val="0"/>
          <w:numId w:val="39"/>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shows Live UI with real time avatar moving with suit user remotely through cloud streaming</w:t>
      </w:r>
    </w:p>
    <w:p w14:paraId="64DA73F1"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2B9EC0F0" w14:textId="668056B6" w:rsidR="002D1A2A" w:rsidRDefault="002D1A2A" w:rsidP="00B55F6E">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 xml:space="preserve">Scenario #18 Remote Live Data Viewing </w:t>
      </w:r>
      <w:r w:rsidR="00450896">
        <w:rPr>
          <w:rFonts w:asciiTheme="minorBidi" w:hAnsiTheme="minorBidi" w:cstheme="minorBidi"/>
          <w:bCs/>
          <w:caps/>
          <w:color w:val="25D990"/>
          <w:sz w:val="24"/>
          <w:szCs w:val="12"/>
        </w:rPr>
        <w:t>–</w:t>
      </w:r>
      <w:r w:rsidRPr="00674A57">
        <w:rPr>
          <w:rFonts w:asciiTheme="minorBidi" w:hAnsiTheme="minorBidi" w:cstheme="minorBidi"/>
          <w:bCs/>
          <w:caps/>
          <w:color w:val="25D990"/>
          <w:sz w:val="24"/>
          <w:szCs w:val="12"/>
        </w:rPr>
        <w:t xml:space="preserve"> Multiple</w:t>
      </w:r>
    </w:p>
    <w:p w14:paraId="0C67D281" w14:textId="261AFAF6" w:rsidR="00450896" w:rsidRPr="00296BB9" w:rsidRDefault="00450896" w:rsidP="00B55F6E">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045C8F9B" w14:textId="77777777" w:rsidR="002D1A2A" w:rsidRPr="00110A70" w:rsidRDefault="002D1A2A" w:rsidP="00110A70">
      <w:pPr>
        <w:pStyle w:val="Heading2"/>
        <w:rPr>
          <w:rFonts w:asciiTheme="minorBidi" w:hAnsiTheme="minorBidi" w:cstheme="minorBidi"/>
          <w:sz w:val="20"/>
          <w:szCs w:val="10"/>
        </w:rPr>
      </w:pPr>
      <w:r w:rsidRPr="00110A70">
        <w:rPr>
          <w:rFonts w:asciiTheme="minorBidi" w:hAnsiTheme="minorBidi" w:cstheme="minorBidi"/>
          <w:sz w:val="20"/>
          <w:szCs w:val="10"/>
        </w:rPr>
        <w:t>Through App</w:t>
      </w:r>
    </w:p>
    <w:p w14:paraId="6DFDEDAB"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For each suit user apply steps 1 to 15 of scenario #17 (through app)</w:t>
      </w:r>
    </w:p>
    <w:p w14:paraId="4193BA73"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launches app</w:t>
      </w:r>
    </w:p>
    <w:p w14:paraId="5B649508"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selects multi remote viewing option in analyst app (maximum of 4)</w:t>
      </w:r>
    </w:p>
    <w:p w14:paraId="3CB64A25"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contacts Heddoko backend server for available streams (needs to be team/company specific)</w:t>
      </w:r>
    </w:p>
    <w:p w14:paraId="3847390B"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sends available live streams</w:t>
      </w:r>
    </w:p>
    <w:p w14:paraId="1F643F67"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app indicates available streaming brainpacks online </w:t>
      </w:r>
    </w:p>
    <w:p w14:paraId="63E1152D"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 the brainpacks he wants to observe</w:t>
      </w:r>
    </w:p>
    <w:p w14:paraId="4CF6597B" w14:textId="77777777" w:rsidR="002D1A2A" w:rsidRPr="002D1A2A" w:rsidRDefault="002D1A2A" w:rsidP="004146D2">
      <w:pPr>
        <w:numPr>
          <w:ilvl w:val="0"/>
          <w:numId w:val="40"/>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shows Live UI with real time avatars remotely through cloud streaming</w:t>
      </w:r>
    </w:p>
    <w:p w14:paraId="21D3A05F" w14:textId="77777777" w:rsidR="002D1A2A" w:rsidRPr="00110A70" w:rsidRDefault="002D1A2A" w:rsidP="00110A70">
      <w:pPr>
        <w:pStyle w:val="Heading2"/>
        <w:rPr>
          <w:rFonts w:asciiTheme="minorBidi" w:hAnsiTheme="minorBidi" w:cstheme="minorBidi"/>
          <w:sz w:val="20"/>
          <w:szCs w:val="10"/>
        </w:rPr>
      </w:pPr>
      <w:r w:rsidRPr="00110A70">
        <w:rPr>
          <w:rFonts w:asciiTheme="minorBidi" w:hAnsiTheme="minorBidi" w:cstheme="minorBidi"/>
          <w:sz w:val="20"/>
          <w:szCs w:val="10"/>
        </w:rPr>
        <w:t>Directly through suit</w:t>
      </w:r>
    </w:p>
    <w:p w14:paraId="4EBC2A70"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For each suit user apply steps 1 to 12 of scenario #17 (through suit)</w:t>
      </w:r>
    </w:p>
    <w:p w14:paraId="23B4E0EF"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launches app</w:t>
      </w:r>
    </w:p>
    <w:p w14:paraId="6D25E6EC"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user selects remote viewing option in analyst app </w:t>
      </w:r>
    </w:p>
    <w:p w14:paraId="6218CB1E"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contacts Heddoko backend server for available streams (needs to be team/company specific)</w:t>
      </w:r>
    </w:p>
    <w:p w14:paraId="6C352094"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Heddoko backend server sends available live streams</w:t>
      </w:r>
    </w:p>
    <w:p w14:paraId="4D2FB012"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 xml:space="preserve">Analyst app indicates available streaming brainpacks online </w:t>
      </w:r>
    </w:p>
    <w:p w14:paraId="3982885E"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user select the brainpack he wants to observe</w:t>
      </w:r>
    </w:p>
    <w:p w14:paraId="5FB65237" w14:textId="77777777" w:rsidR="002D1A2A" w:rsidRPr="002D1A2A" w:rsidRDefault="002D1A2A" w:rsidP="004146D2">
      <w:pPr>
        <w:numPr>
          <w:ilvl w:val="0"/>
          <w:numId w:val="41"/>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Analyst App shows Live UI with real time avatar moving with suit user remotely through cloud streaming</w:t>
      </w:r>
    </w:p>
    <w:p w14:paraId="707D008A"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068A91F1" w14:textId="58D818DF" w:rsidR="002D1A2A" w:rsidRDefault="002D1A2A" w:rsidP="00B55F6E">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#19 Connecting Brainpack Directly to Cloud</w:t>
      </w:r>
    </w:p>
    <w:p w14:paraId="474E8448" w14:textId="2C360142" w:rsidR="00450896" w:rsidRPr="00296BB9" w:rsidRDefault="00450896" w:rsidP="00B55F6E">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00B55F6E">
        <w:rPr>
          <w:rFonts w:asciiTheme="minorBidi" w:hAnsiTheme="minorBidi" w:cstheme="minorBidi"/>
          <w:sz w:val="20"/>
          <w:szCs w:val="10"/>
        </w:rPr>
        <w:t xml:space="preserve"> Data Collector</w:t>
      </w:r>
    </w:p>
    <w:p w14:paraId="7BA08034" w14:textId="77777777" w:rsidR="00450896" w:rsidRPr="00450896" w:rsidRDefault="00450896" w:rsidP="00450896"/>
    <w:p w14:paraId="0D0D7BEF"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launches app with Wi-Fi or Cloud connection available</w:t>
      </w:r>
    </w:p>
    <w:p w14:paraId="595827D6"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[Skip if applying steps 4 to 6] User connects app to brainpack (see scenario #2)</w:t>
      </w:r>
    </w:p>
    <w:p w14:paraId="25FD166F"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selects "connect directly to cloud" option</w:t>
      </w:r>
    </w:p>
    <w:p w14:paraId="7952640E"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[If not applying step #2] App requires user to scan code on brainpack </w:t>
      </w:r>
    </w:p>
    <w:p w14:paraId="68D57514"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[If not applying step #2] User scans brainpack code </w:t>
      </w:r>
    </w:p>
    <w:p w14:paraId="5FF9742E"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[If not applying step #2] App recognizes brainpack through scanned code</w:t>
      </w:r>
    </w:p>
    <w:p w14:paraId="7FEAE279" w14:textId="77777777" w:rsidR="002D1A2A" w:rsidRPr="002D1A2A" w:rsidRDefault="002D1A2A" w:rsidP="004146D2">
      <w:pPr>
        <w:numPr>
          <w:ilvl w:val="0"/>
          <w:numId w:val="42"/>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App sends Wi-Fi/cloud connection instructions to brainpack </w:t>
      </w:r>
    </w:p>
    <w:p w14:paraId="70FF2D05" w14:textId="0F4DDD69" w:rsidR="002D1A2A" w:rsidRPr="002D1A2A" w:rsidRDefault="002D1A2A" w:rsidP="004146D2">
      <w:pPr>
        <w:numPr>
          <w:ilvl w:val="0"/>
          <w:numId w:val="43"/>
        </w:numPr>
        <w:ind w:left="540"/>
        <w:textAlignment w:val="center"/>
        <w:rPr>
          <w:rFonts w:asciiTheme="minorBidi" w:hAnsiTheme="minorBidi" w:cstheme="minorBidi"/>
          <w:color w:val="C00000"/>
          <w:sz w:val="18"/>
          <w:szCs w:val="18"/>
        </w:rPr>
      </w:pPr>
      <w:r w:rsidRPr="002D1A2A">
        <w:rPr>
          <w:rFonts w:asciiTheme="minorBidi" w:hAnsiTheme="minorBidi" w:cstheme="minorBidi"/>
          <w:color w:val="FFC000"/>
          <w:sz w:val="18"/>
          <w:szCs w:val="18"/>
        </w:rPr>
        <w:t>Brainpack connects and saves its connection to the cloud (</w:t>
      </w:r>
      <w:hyperlink r:id="rId9" w:history="1">
        <w:r w:rsidRPr="002D1A2A">
          <w:rPr>
            <w:rStyle w:val="Hyperlink"/>
            <w:rFonts w:asciiTheme="minorBidi" w:hAnsiTheme="minorBidi" w:cstheme="minorBidi"/>
            <w:color w:val="FFC000"/>
            <w:sz w:val="18"/>
            <w:szCs w:val="18"/>
          </w:rPr>
          <w:t>http://embedded-computing.com/articles/connecting-devices-to-the-internet-of-things-with-wi-fi/</w:t>
        </w:r>
      </w:hyperlink>
      <w:r w:rsidR="0057154C">
        <w:rPr>
          <w:rFonts w:asciiTheme="minorBidi" w:hAnsiTheme="minorBidi" w:cstheme="minorBidi"/>
          <w:color w:val="FFC000"/>
          <w:sz w:val="18"/>
          <w:szCs w:val="18"/>
        </w:rPr>
        <w:t>)</w:t>
      </w:r>
    </w:p>
    <w:p w14:paraId="086F1CC5" w14:textId="77777777" w:rsidR="002D1A2A" w:rsidRPr="002D1A2A" w:rsidRDefault="002D1A2A" w:rsidP="002D1A2A">
      <w:pPr>
        <w:pStyle w:val="NormalWeb"/>
        <w:spacing w:before="0" w:beforeAutospacing="0" w:after="0" w:afterAutospacing="0"/>
        <w:rPr>
          <w:rFonts w:asciiTheme="minorBidi" w:hAnsiTheme="minorBidi" w:cstheme="minorBidi"/>
          <w:color w:val="FFC000"/>
          <w:sz w:val="18"/>
          <w:szCs w:val="18"/>
        </w:rPr>
      </w:pPr>
      <w:r w:rsidRPr="002D1A2A">
        <w:rPr>
          <w:rFonts w:asciiTheme="minorBidi" w:hAnsiTheme="minorBidi" w:cstheme="minorBidi"/>
          <w:color w:val="FFC000"/>
          <w:sz w:val="18"/>
          <w:szCs w:val="18"/>
        </w:rPr>
        <w:t> </w:t>
      </w:r>
    </w:p>
    <w:p w14:paraId="29AF6019" w14:textId="3AB6EC4C" w:rsidR="002D1A2A" w:rsidRDefault="002D1A2A" w:rsidP="003B0246">
      <w:pPr>
        <w:pStyle w:val="Heading1"/>
        <w:spacing w:after="12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#20 Brainpack Data Synching with Cloud</w:t>
      </w:r>
    </w:p>
    <w:p w14:paraId="76035873" w14:textId="250DB4A8" w:rsidR="00450896" w:rsidRPr="00296BB9" w:rsidRDefault="00450896" w:rsidP="003B024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5BC1876C" w14:textId="77777777" w:rsidR="00450896" w:rsidRPr="00450896" w:rsidRDefault="00450896" w:rsidP="00450896"/>
    <w:p w14:paraId="48067134" w14:textId="77777777"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User turns brainpack on</w:t>
      </w:r>
    </w:p>
    <w:p w14:paraId="3A31B4BA" w14:textId="77777777"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Brainpack indicates its ready to use (light turns blue)</w:t>
      </w:r>
    </w:p>
    <w:p w14:paraId="1FEF1F6F" w14:textId="77777777"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Brainpack connects to Cloud if already setup (see scenario #19)</w:t>
      </w:r>
    </w:p>
    <w:p w14:paraId="3395B353" w14:textId="77777777"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Brainpack sends "new data" notification to the Heddoko backend server</w:t>
      </w:r>
    </w:p>
    <w:p w14:paraId="110D545E" w14:textId="77777777"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lastRenderedPageBreak/>
        <w:t>Heddoko backend server acknowledges new data and sends " start importing" message to brainpack</w:t>
      </w:r>
    </w:p>
    <w:p w14:paraId="476A4C20" w14:textId="06833350" w:rsidR="002D1A2A" w:rsidRPr="002D1A2A" w:rsidRDefault="00510107" w:rsidP="004146D2">
      <w:pPr>
        <w:numPr>
          <w:ilvl w:val="0"/>
          <w:numId w:val="44"/>
        </w:numPr>
        <w:ind w:left="540"/>
        <w:textAlignment w:val="center"/>
        <w:rPr>
          <w:rFonts w:asciiTheme="minorBidi" w:hAnsiTheme="minorBidi" w:cstheme="minorBidi"/>
          <w:color w:val="FFC000"/>
          <w:sz w:val="18"/>
          <w:szCs w:val="18"/>
        </w:rPr>
      </w:pPr>
      <w:r>
        <w:rPr>
          <w:rFonts w:asciiTheme="minorBidi" w:hAnsiTheme="minorBidi" w:cstheme="minorBidi"/>
          <w:color w:val="FFC000"/>
          <w:sz w:val="18"/>
          <w:szCs w:val="18"/>
        </w:rPr>
        <w:t xml:space="preserve">Heddoko backend server </w:t>
      </w:r>
      <w:r w:rsidR="002D1A2A" w:rsidRPr="002D1A2A">
        <w:rPr>
          <w:rFonts w:asciiTheme="minorBidi" w:hAnsiTheme="minorBidi" w:cstheme="minorBidi"/>
          <w:color w:val="FFC000"/>
          <w:sz w:val="18"/>
          <w:szCs w:val="18"/>
        </w:rPr>
        <w:t>creates import task to receive new data</w:t>
      </w:r>
    </w:p>
    <w:p w14:paraId="53F74762" w14:textId="1929B23B" w:rsidR="002D1A2A" w:rsidRPr="002D1A2A" w:rsidRDefault="002D1A2A" w:rsidP="004146D2">
      <w:pPr>
        <w:numPr>
          <w:ilvl w:val="0"/>
          <w:numId w:val="44"/>
        </w:numPr>
        <w:ind w:left="540"/>
        <w:textAlignment w:val="center"/>
        <w:rPr>
          <w:rFonts w:asciiTheme="minorBidi" w:hAnsiTheme="minorBidi" w:cstheme="minorBidi"/>
          <w:color w:val="FFC000"/>
          <w:sz w:val="18"/>
          <w:szCs w:val="18"/>
        </w:rPr>
      </w:pPr>
      <w:r w:rsidRPr="002D1A2A">
        <w:rPr>
          <w:rFonts w:asciiTheme="minorBidi" w:hAnsiTheme="minorBidi" w:cstheme="minorBidi"/>
          <w:color w:val="FFC000"/>
          <w:sz w:val="18"/>
          <w:szCs w:val="18"/>
        </w:rPr>
        <w:t>Heddoko backend server task starts importing data from brainpack into DB</w:t>
      </w:r>
    </w:p>
    <w:p w14:paraId="507A59AF" w14:textId="77777777" w:rsidR="002D1A2A" w:rsidRPr="002D1A2A" w:rsidRDefault="002D1A2A" w:rsidP="002D1A2A">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71AF2C83" w14:textId="77777777" w:rsidR="005B6A72" w:rsidRDefault="002D1A2A" w:rsidP="005B6A72">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4465B7FC" w14:textId="2E4D9739" w:rsidR="00674A57" w:rsidRDefault="002D1A2A" w:rsidP="005B6A72">
      <w:pPr>
        <w:pStyle w:val="NormalWeb"/>
        <w:spacing w:before="0" w:beforeAutospacing="0" w:after="0" w:afterAutospacing="0"/>
        <w:rPr>
          <w:rFonts w:asciiTheme="minorBidi" w:hAnsiTheme="minorBidi" w:cstheme="minorBidi"/>
          <w:bCs/>
          <w:caps/>
          <w:color w:val="25D990"/>
          <w:sz w:val="24"/>
          <w:szCs w:val="12"/>
        </w:rPr>
      </w:pPr>
      <w:r w:rsidRPr="00674A57">
        <w:rPr>
          <w:rFonts w:asciiTheme="minorBidi" w:hAnsiTheme="minorBidi" w:cstheme="minorBidi"/>
          <w:bCs/>
          <w:caps/>
          <w:color w:val="25D990"/>
          <w:sz w:val="24"/>
          <w:szCs w:val="12"/>
        </w:rPr>
        <w:t>Scenario #21 Direct Feedback</w:t>
      </w:r>
    </w:p>
    <w:p w14:paraId="306890B9" w14:textId="10784560" w:rsidR="00450896" w:rsidRPr="00296BB9" w:rsidRDefault="00450896" w:rsidP="004C00AD">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4254DFA4" w14:textId="77777777" w:rsidR="00450896" w:rsidRPr="00450896" w:rsidRDefault="00450896" w:rsidP="00450896"/>
    <w:p w14:paraId="32C83AF2" w14:textId="0B512E31" w:rsidR="002D1A2A" w:rsidRPr="002D1A2A" w:rsidRDefault="002D1A2A" w:rsidP="002D1A2A">
      <w:pPr>
        <w:pStyle w:val="NormalWeb"/>
        <w:spacing w:before="0" w:beforeAutospacing="0" w:after="0" w:afterAutospacing="0"/>
        <w:rPr>
          <w:rFonts w:asciiTheme="minorBidi" w:hAnsiTheme="minorBidi" w:cstheme="minorBidi"/>
          <w:color w:val="FFC000"/>
          <w:sz w:val="18"/>
          <w:szCs w:val="18"/>
        </w:rPr>
      </w:pPr>
      <w:r w:rsidRPr="002D1A2A">
        <w:rPr>
          <w:rFonts w:asciiTheme="minorBidi" w:hAnsiTheme="minorBidi" w:cstheme="minorBidi"/>
          <w:color w:val="FFC000"/>
          <w:sz w:val="18"/>
          <w:szCs w:val="18"/>
        </w:rPr>
        <w:t xml:space="preserve"> -&gt; Implies Calibration &amp; Mapping happens on the brainpack directly including some of the data analysis too: </w:t>
      </w:r>
    </w:p>
    <w:p w14:paraId="468A1800" w14:textId="77777777" w:rsidR="002D1A2A" w:rsidRPr="002D1A2A" w:rsidRDefault="002D1A2A" w:rsidP="004146D2">
      <w:pPr>
        <w:numPr>
          <w:ilvl w:val="0"/>
          <w:numId w:val="45"/>
        </w:numPr>
        <w:ind w:left="540"/>
        <w:textAlignment w:val="center"/>
        <w:rPr>
          <w:rFonts w:asciiTheme="minorBidi" w:hAnsiTheme="minorBidi" w:cstheme="minorBidi"/>
          <w:sz w:val="18"/>
          <w:szCs w:val="18"/>
        </w:rPr>
      </w:pPr>
      <w:r w:rsidRPr="002D1A2A">
        <w:rPr>
          <w:rFonts w:asciiTheme="minorBidi" w:hAnsiTheme="minorBidi" w:cstheme="minorBidi"/>
          <w:sz w:val="18"/>
          <w:szCs w:val="18"/>
        </w:rPr>
        <w:t>Add extra processing unit on the brain to handle that</w:t>
      </w:r>
    </w:p>
    <w:p w14:paraId="19F9E43A" w14:textId="3BB9C672" w:rsidR="006113A7" w:rsidRPr="009771E3" w:rsidRDefault="002D1A2A" w:rsidP="009771E3">
      <w:pPr>
        <w:pStyle w:val="NormalWeb"/>
        <w:spacing w:before="0" w:beforeAutospacing="0" w:after="0" w:afterAutospacing="0"/>
        <w:rPr>
          <w:rFonts w:asciiTheme="minorBidi" w:hAnsiTheme="minorBidi" w:cstheme="minorBidi"/>
          <w:sz w:val="18"/>
          <w:szCs w:val="18"/>
        </w:rPr>
      </w:pPr>
      <w:r w:rsidRPr="002D1A2A">
        <w:rPr>
          <w:rFonts w:asciiTheme="minorBidi" w:hAnsiTheme="minorBidi" w:cstheme="minorBidi"/>
          <w:sz w:val="18"/>
          <w:szCs w:val="18"/>
        </w:rPr>
        <w:t> </w:t>
      </w:r>
    </w:p>
    <w:p w14:paraId="609DE10C" w14:textId="77777777" w:rsidR="003D4800" w:rsidRDefault="003D4800">
      <w:pPr>
        <w:rPr>
          <w:rFonts w:asciiTheme="minorBidi" w:eastAsia="Cambria" w:hAnsiTheme="minorBidi" w:cstheme="minorBidi"/>
          <w:bCs/>
          <w:color w:val="25D990"/>
          <w:sz w:val="28"/>
          <w:szCs w:val="22"/>
        </w:rPr>
      </w:pPr>
      <w:r>
        <w:rPr>
          <w:rFonts w:asciiTheme="minorBidi" w:eastAsia="Cambria" w:hAnsiTheme="minorBidi" w:cstheme="minorBidi"/>
          <w:bCs/>
          <w:color w:val="25D990"/>
          <w:sz w:val="28"/>
          <w:szCs w:val="22"/>
        </w:rPr>
        <w:br w:type="page"/>
      </w:r>
    </w:p>
    <w:p w14:paraId="1109F8D6" w14:textId="0838AE3C" w:rsidR="00C83477" w:rsidRPr="001010F7" w:rsidRDefault="00C83477" w:rsidP="00C83477">
      <w:pPr>
        <w:pBdr>
          <w:left w:val="single" w:sz="24" w:space="4" w:color="999999"/>
          <w:bottom w:val="single" w:sz="8" w:space="6" w:color="A5A5A5"/>
        </w:pBdr>
        <w:snapToGrid w:val="0"/>
        <w:spacing w:after="60"/>
        <w:rPr>
          <w:rFonts w:asciiTheme="minorBidi" w:eastAsia="Cambria" w:hAnsiTheme="minorBidi" w:cstheme="minorBidi"/>
          <w:bCs/>
          <w:color w:val="25D990"/>
          <w:sz w:val="28"/>
          <w:szCs w:val="22"/>
        </w:rPr>
      </w:pPr>
      <w:r>
        <w:rPr>
          <w:rFonts w:asciiTheme="minorBidi" w:eastAsia="Cambria" w:hAnsiTheme="minorBidi" w:cstheme="minorBidi"/>
          <w:bCs/>
          <w:color w:val="25D990"/>
          <w:sz w:val="28"/>
          <w:szCs w:val="22"/>
        </w:rPr>
        <w:lastRenderedPageBreak/>
        <w:t>UI/UX</w:t>
      </w:r>
      <w:r>
        <w:rPr>
          <w:rFonts w:asciiTheme="minorBidi" w:eastAsia="Cambria" w:hAnsiTheme="minorBidi" w:cstheme="minorBidi"/>
          <w:bCs/>
          <w:color w:val="25D990"/>
          <w:sz w:val="28"/>
          <w:szCs w:val="22"/>
        </w:rPr>
        <w:t xml:space="preserve"> USE CASES</w:t>
      </w:r>
      <w:r w:rsidR="0004534F">
        <w:rPr>
          <w:rFonts w:asciiTheme="minorBidi" w:eastAsia="Cambria" w:hAnsiTheme="minorBidi" w:cstheme="minorBidi"/>
          <w:bCs/>
          <w:color w:val="25D990"/>
          <w:sz w:val="28"/>
          <w:szCs w:val="22"/>
        </w:rPr>
        <w:t xml:space="preserve"> (FRONT END)</w:t>
      </w:r>
    </w:p>
    <w:p w14:paraId="115DF627" w14:textId="692B6F53" w:rsidR="009771E3" w:rsidRDefault="009771E3" w:rsidP="0004534F">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 xml:space="preserve">Scenario #22 Pain </w:t>
      </w:r>
      <w:r w:rsidR="0004534F">
        <w:rPr>
          <w:rFonts w:asciiTheme="minorBidi" w:hAnsiTheme="minorBidi" w:cstheme="minorBidi"/>
          <w:bCs/>
          <w:caps/>
          <w:color w:val="25D990"/>
          <w:sz w:val="24"/>
          <w:szCs w:val="12"/>
        </w:rPr>
        <w:t>reporting review &amp; Share</w:t>
      </w:r>
    </w:p>
    <w:p w14:paraId="1F4DEA1C" w14:textId="301A7BE1" w:rsidR="000C6240" w:rsidRPr="00296BB9" w:rsidRDefault="000C6240" w:rsidP="0004534F">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5CB8FE9F" w14:textId="60D19096" w:rsidR="009771E3" w:rsidRDefault="009771E3" w:rsidP="00DA3BC2">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#23 Concern reporting review &amp; Share</w:t>
      </w:r>
    </w:p>
    <w:p w14:paraId="39BA5710" w14:textId="7F593CB5" w:rsidR="000C6240" w:rsidRPr="00296BB9" w:rsidRDefault="000C6240" w:rsidP="00DA3BC2">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4FA1A1CF" w14:textId="6983F903"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#24 Ergo Score Review &amp; Share</w:t>
      </w:r>
    </w:p>
    <w:p w14:paraId="013A9E88" w14:textId="19983F54" w:rsidR="000C6240" w:rsidRPr="00296BB9" w:rsidRDefault="000C6240" w:rsidP="00DA3BC2">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785800B8" w14:textId="565089CA"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#25 Ergo Score Challenge</w:t>
      </w:r>
    </w:p>
    <w:p w14:paraId="2EC859D8" w14:textId="2D283D8F" w:rsidR="000C6240" w:rsidRPr="00296BB9" w:rsidRDefault="000C6240" w:rsidP="00DA3BC2">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Data Collector</w:t>
      </w:r>
    </w:p>
    <w:p w14:paraId="752314C1" w14:textId="619F6A69"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#26 Recordings Review</w:t>
      </w:r>
    </w:p>
    <w:p w14:paraId="786939C4" w14:textId="4A596DEA" w:rsidR="000C6240" w:rsidRPr="00296BB9" w:rsidRDefault="000C6240" w:rsidP="00C720D6">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7AFE1884" w14:textId="7AC78168"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#27 Recordings Comparisons</w:t>
      </w:r>
    </w:p>
    <w:p w14:paraId="47A70568" w14:textId="3AABB273" w:rsidR="000C6240" w:rsidRPr="00296BB9" w:rsidRDefault="000C6240" w:rsidP="00FB1A8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61329AE6" w14:textId="45F1B956"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#28 Risk Reporting Review</w:t>
      </w:r>
    </w:p>
    <w:p w14:paraId="20AD8401" w14:textId="2D070D7D" w:rsidR="000C6240" w:rsidRPr="00296BB9" w:rsidRDefault="000C6240" w:rsidP="00FB1A8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17BBC8EB" w14:textId="5417B0E0"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#29 Pain Reporting Review</w:t>
      </w:r>
    </w:p>
    <w:p w14:paraId="1C9A75C4" w14:textId="2C792AC1" w:rsidR="000C6240" w:rsidRPr="00296BB9" w:rsidRDefault="000C6240" w:rsidP="00FB1A8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1923B592" w14:textId="3C8913D5"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#30 Concern Reporting Review</w:t>
      </w:r>
    </w:p>
    <w:p w14:paraId="6A1D4203" w14:textId="109E35A1" w:rsidR="000C6240" w:rsidRPr="00296BB9" w:rsidRDefault="000C6240" w:rsidP="00FB1A8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p w14:paraId="3F2FA528" w14:textId="53726259" w:rsidR="009771E3" w:rsidRDefault="009771E3" w:rsidP="002D5B20">
      <w:pPr>
        <w:pStyle w:val="Heading1"/>
        <w:spacing w:after="120"/>
        <w:rPr>
          <w:rFonts w:asciiTheme="minorBidi" w:hAnsiTheme="minorBidi" w:cstheme="minorBidi"/>
          <w:bCs/>
          <w:caps/>
          <w:color w:val="25D990"/>
          <w:sz w:val="24"/>
          <w:szCs w:val="12"/>
        </w:rPr>
      </w:pPr>
      <w:r w:rsidRPr="00C8623C">
        <w:rPr>
          <w:rFonts w:asciiTheme="minorBidi" w:hAnsiTheme="minorBidi" w:cstheme="minorBidi"/>
          <w:bCs/>
          <w:caps/>
          <w:color w:val="25D990"/>
          <w:sz w:val="24"/>
          <w:szCs w:val="12"/>
        </w:rPr>
        <w:t>Scenario #31 Exporting Data</w:t>
      </w:r>
      <w:bookmarkStart w:id="1" w:name="_GoBack"/>
      <w:bookmarkEnd w:id="1"/>
    </w:p>
    <w:p w14:paraId="25F8E17D" w14:textId="689632E4" w:rsidR="000C6240" w:rsidRPr="00296BB9" w:rsidRDefault="000C6240" w:rsidP="00FB1A89">
      <w:pPr>
        <w:pStyle w:val="Heading2"/>
        <w:rPr>
          <w:rFonts w:asciiTheme="minorBidi" w:hAnsiTheme="minorBidi" w:cstheme="minorBidi"/>
          <w:sz w:val="20"/>
          <w:szCs w:val="10"/>
        </w:rPr>
      </w:pPr>
      <w:r w:rsidRPr="00472835">
        <w:rPr>
          <w:rFonts w:asciiTheme="minorBidi" w:hAnsiTheme="minorBidi" w:cstheme="minorBidi"/>
          <w:b/>
          <w:bCs w:val="0"/>
          <w:sz w:val="20"/>
          <w:szCs w:val="10"/>
        </w:rPr>
        <w:t>User types:</w:t>
      </w:r>
      <w:r w:rsidRPr="00296BB9">
        <w:rPr>
          <w:rFonts w:asciiTheme="minorBidi" w:hAnsiTheme="minorBidi" w:cstheme="minorBidi"/>
          <w:sz w:val="20"/>
          <w:szCs w:val="10"/>
        </w:rPr>
        <w:t xml:space="preserve"> </w:t>
      </w:r>
      <w:r>
        <w:rPr>
          <w:rFonts w:asciiTheme="minorBidi" w:hAnsiTheme="minorBidi" w:cstheme="minorBidi"/>
          <w:sz w:val="20"/>
          <w:szCs w:val="10"/>
        </w:rPr>
        <w:t>DATA ANALYST</w:t>
      </w:r>
    </w:p>
    <w:sectPr w:rsidR="000C6240" w:rsidRPr="00296BB9" w:rsidSect="009E3CFB">
      <w:footerReference w:type="default" r:id="rId10"/>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543F2A" w14:textId="77777777" w:rsidR="004146D2" w:rsidRDefault="004146D2" w:rsidP="00273095">
      <w:r>
        <w:separator/>
      </w:r>
    </w:p>
  </w:endnote>
  <w:endnote w:type="continuationSeparator" w:id="0">
    <w:p w14:paraId="0E201047" w14:textId="77777777" w:rsidR="004146D2" w:rsidRDefault="004146D2" w:rsidP="00273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Semibold">
    <w:altName w:val="Times New Roman"/>
    <w:charset w:val="00"/>
    <w:family w:val="auto"/>
    <w:pitch w:val="variable"/>
    <w:sig w:usb0="00000001" w:usb1="00000001" w:usb2="00000000" w:usb3="00000000" w:csb0="0000019F" w:csb1="00000000"/>
  </w:font>
  <w:font w:name="Lucida Grande">
    <w:altName w:val="Arial"/>
    <w:charset w:val="00"/>
    <w:family w:val="auto"/>
    <w:pitch w:val="variable"/>
    <w:sig w:usb0="E1000AEF" w:usb1="5000A1FF" w:usb2="00000000" w:usb3="00000000" w:csb0="000001BF" w:csb1="00000000"/>
  </w:font>
  <w:font w:name="Myriad Pro">
    <w:altName w:val="Luminari"/>
    <w:panose1 w:val="020B0503030403020204"/>
    <w:charset w:val="00"/>
    <w:family w:val="swiss"/>
    <w:notTrueType/>
    <w:pitch w:val="variable"/>
    <w:sig w:usb0="20000287" w:usb1="00000001" w:usb2="00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30385" w14:textId="50CB00B5" w:rsidR="00B94C4F" w:rsidRDefault="00B94C4F" w:rsidP="0036188E">
    <w:pPr>
      <w:pStyle w:val="Footer"/>
    </w:pPr>
    <w:r>
      <w:tab/>
    </w:r>
    <w:r w:rsidRPr="00D550E2">
      <w:rPr>
        <w:rFonts w:ascii="Arial" w:hAnsi="Arial"/>
      </w:rPr>
      <w:t>Confidential, Copyright Heddoko™ 2015</w:t>
    </w:r>
    <w:r>
      <w:tab/>
    </w:r>
    <w:r w:rsidRPr="00D550E2">
      <w:rPr>
        <w:rFonts w:ascii="Arial" w:hAnsi="Arial"/>
      </w:rPr>
      <w:t xml:space="preserve"> </w:t>
    </w:r>
    <w:r w:rsidRPr="00D550E2">
      <w:rPr>
        <w:rFonts w:ascii="Arial" w:hAnsi="Arial"/>
      </w:rPr>
      <w:fldChar w:fldCharType="begin"/>
    </w:r>
    <w:r w:rsidRPr="00D550E2">
      <w:rPr>
        <w:rFonts w:ascii="Arial" w:hAnsi="Arial"/>
      </w:rPr>
      <w:instrText xml:space="preserve"> PAGE </w:instrText>
    </w:r>
    <w:r w:rsidRPr="00D550E2">
      <w:rPr>
        <w:rFonts w:ascii="Arial" w:hAnsi="Arial"/>
      </w:rPr>
      <w:fldChar w:fldCharType="separate"/>
    </w:r>
    <w:r w:rsidR="002D5B20">
      <w:rPr>
        <w:rFonts w:ascii="Arial" w:hAnsi="Arial"/>
        <w:noProof/>
      </w:rPr>
      <w:t>10</w:t>
    </w:r>
    <w:r w:rsidRPr="00D550E2">
      <w:rPr>
        <w:rFonts w:ascii="Arial" w:hAnsi="Arial"/>
      </w:rPr>
      <w:fldChar w:fldCharType="end"/>
    </w:r>
    <w:r w:rsidRPr="00D550E2">
      <w:rPr>
        <w:rFonts w:ascii="Arial" w:hAnsi="Arial"/>
      </w:rPr>
      <w:t xml:space="preserve"> | </w:t>
    </w:r>
    <w:r w:rsidRPr="00D550E2">
      <w:rPr>
        <w:rFonts w:ascii="Arial" w:hAnsi="Arial"/>
      </w:rPr>
      <w:fldChar w:fldCharType="begin"/>
    </w:r>
    <w:r w:rsidRPr="00D550E2">
      <w:rPr>
        <w:rFonts w:ascii="Arial" w:hAnsi="Arial"/>
      </w:rPr>
      <w:instrText xml:space="preserve"> NUMPAGES </w:instrText>
    </w:r>
    <w:r w:rsidRPr="00D550E2">
      <w:rPr>
        <w:rFonts w:ascii="Arial" w:hAnsi="Arial"/>
      </w:rPr>
      <w:fldChar w:fldCharType="separate"/>
    </w:r>
    <w:r w:rsidR="002D5B20">
      <w:rPr>
        <w:rFonts w:ascii="Arial" w:hAnsi="Arial"/>
        <w:noProof/>
      </w:rPr>
      <w:t>10</w:t>
    </w:r>
    <w:r w:rsidRPr="00D550E2">
      <w:rPr>
        <w:rFonts w:ascii="Arial" w:hAnsi="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359FB" w14:textId="77777777" w:rsidR="004146D2" w:rsidRDefault="004146D2" w:rsidP="00273095">
      <w:r>
        <w:separator/>
      </w:r>
    </w:p>
  </w:footnote>
  <w:footnote w:type="continuationSeparator" w:id="0">
    <w:p w14:paraId="22F3EDB8" w14:textId="77777777" w:rsidR="004146D2" w:rsidRDefault="004146D2" w:rsidP="00273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C2256"/>
    <w:multiLevelType w:val="multilevel"/>
    <w:tmpl w:val="FD42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E7404"/>
    <w:multiLevelType w:val="multilevel"/>
    <w:tmpl w:val="4212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65172"/>
    <w:multiLevelType w:val="multilevel"/>
    <w:tmpl w:val="B702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457C1"/>
    <w:multiLevelType w:val="multilevel"/>
    <w:tmpl w:val="C1EA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16FC5"/>
    <w:multiLevelType w:val="multilevel"/>
    <w:tmpl w:val="4B2E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463FF"/>
    <w:multiLevelType w:val="multilevel"/>
    <w:tmpl w:val="1478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0D79D0"/>
    <w:multiLevelType w:val="multilevel"/>
    <w:tmpl w:val="CA6C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34310D"/>
    <w:multiLevelType w:val="multilevel"/>
    <w:tmpl w:val="D756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EC716E"/>
    <w:multiLevelType w:val="multilevel"/>
    <w:tmpl w:val="D354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792C9D"/>
    <w:multiLevelType w:val="multilevel"/>
    <w:tmpl w:val="6B786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73109C"/>
    <w:multiLevelType w:val="multilevel"/>
    <w:tmpl w:val="E3D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CC2A88"/>
    <w:multiLevelType w:val="multilevel"/>
    <w:tmpl w:val="B73C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A4228F"/>
    <w:multiLevelType w:val="multilevel"/>
    <w:tmpl w:val="F086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B61EB"/>
    <w:multiLevelType w:val="multilevel"/>
    <w:tmpl w:val="81C6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1A389A"/>
    <w:multiLevelType w:val="multilevel"/>
    <w:tmpl w:val="6960FB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06DFD"/>
    <w:multiLevelType w:val="multilevel"/>
    <w:tmpl w:val="BC3E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D39F3"/>
    <w:multiLevelType w:val="multilevel"/>
    <w:tmpl w:val="C6F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E229E2"/>
    <w:multiLevelType w:val="multilevel"/>
    <w:tmpl w:val="DC9E4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B5C50"/>
    <w:multiLevelType w:val="multilevel"/>
    <w:tmpl w:val="83CA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910DD3"/>
    <w:multiLevelType w:val="multilevel"/>
    <w:tmpl w:val="F594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lvlOverride w:ilvl="1">
      <w:startOverride w:val="1"/>
    </w:lvlOverride>
  </w:num>
  <w:num w:numId="2">
    <w:abstractNumId w:val="17"/>
    <w:lvlOverride w:ilvl="1"/>
    <w:lvlOverride w:ilvl="2">
      <w:startOverride w:val="1"/>
    </w:lvlOverride>
  </w:num>
  <w:num w:numId="3">
    <w:abstractNumId w:val="17"/>
    <w:lvlOverride w:ilvl="1">
      <w:startOverride w:val="1"/>
    </w:lvlOverride>
    <w:lvlOverride w:ilvl="2"/>
  </w:num>
  <w:num w:numId="4">
    <w:abstractNumId w:val="17"/>
    <w:lvlOverride w:ilvl="1">
      <w:startOverride w:val="1"/>
    </w:lvlOverride>
    <w:lvlOverride w:ilvl="2"/>
  </w:num>
  <w:num w:numId="5">
    <w:abstractNumId w:val="17"/>
    <w:lvlOverride w:ilvl="1"/>
    <w:lvlOverride w:ilvl="2">
      <w:startOverride w:val="1"/>
    </w:lvlOverride>
  </w:num>
  <w:num w:numId="6">
    <w:abstractNumId w:val="17"/>
    <w:lvlOverride w:ilvl="1">
      <w:startOverride w:val="1"/>
    </w:lvlOverride>
    <w:lvlOverride w:ilvl="2"/>
  </w:num>
  <w:num w:numId="7">
    <w:abstractNumId w:val="17"/>
    <w:lvlOverride w:ilvl="1"/>
    <w:lvlOverride w:ilvl="2">
      <w:startOverride w:val="1"/>
    </w:lvlOverride>
  </w:num>
  <w:num w:numId="8">
    <w:abstractNumId w:val="17"/>
    <w:lvlOverride w:ilvl="1"/>
    <w:lvlOverride w:ilvl="2">
      <w:startOverride w:val="1"/>
    </w:lvlOverride>
  </w:num>
  <w:num w:numId="9">
    <w:abstractNumId w:val="17"/>
    <w:lvlOverride w:ilvl="1">
      <w:startOverride w:val="1"/>
    </w:lvlOverride>
    <w:lvlOverride w:ilvl="2"/>
  </w:num>
  <w:num w:numId="10">
    <w:abstractNumId w:val="17"/>
    <w:lvlOverride w:ilvl="1"/>
    <w:lvlOverride w:ilvl="2">
      <w:startOverride w:val="1"/>
    </w:lvlOverride>
  </w:num>
  <w:num w:numId="11">
    <w:abstractNumId w:val="17"/>
    <w:lvlOverride w:ilvl="1"/>
    <w:lvlOverride w:ilvl="2">
      <w:startOverride w:val="1"/>
    </w:lvlOverride>
  </w:num>
  <w:num w:numId="12">
    <w:abstractNumId w:val="17"/>
    <w:lvlOverride w:ilvl="1">
      <w:startOverride w:val="1"/>
    </w:lvlOverride>
    <w:lvlOverride w:ilvl="2"/>
  </w:num>
  <w:num w:numId="13">
    <w:abstractNumId w:val="17"/>
    <w:lvlOverride w:ilvl="1">
      <w:startOverride w:val="1"/>
    </w:lvlOverride>
    <w:lvlOverride w:ilvl="2"/>
  </w:num>
  <w:num w:numId="14">
    <w:abstractNumId w:val="17"/>
    <w:lvlOverride w:ilvl="1">
      <w:startOverride w:val="1"/>
    </w:lvlOverride>
    <w:lvlOverride w:ilvl="2"/>
  </w:num>
  <w:num w:numId="15">
    <w:abstractNumId w:val="17"/>
    <w:lvlOverride w:ilvl="1">
      <w:startOverride w:val="1"/>
    </w:lvlOverride>
    <w:lvlOverride w:ilvl="2"/>
  </w:num>
  <w:num w:numId="16">
    <w:abstractNumId w:val="17"/>
    <w:lvlOverride w:ilvl="1">
      <w:startOverride w:val="5"/>
    </w:lvlOverride>
    <w:lvlOverride w:ilvl="2"/>
  </w:num>
  <w:num w:numId="17">
    <w:abstractNumId w:val="17"/>
    <w:lvlOverride w:ilvl="1">
      <w:startOverride w:val="7"/>
    </w:lvlOverride>
    <w:lvlOverride w:ilvl="2"/>
  </w:num>
  <w:num w:numId="18">
    <w:abstractNumId w:val="17"/>
    <w:lvlOverride w:ilvl="1">
      <w:startOverride w:val="1"/>
    </w:lvlOverride>
    <w:lvlOverride w:ilvl="2"/>
  </w:num>
  <w:num w:numId="19">
    <w:abstractNumId w:val="17"/>
    <w:lvlOverride w:ilvl="1">
      <w:startOverride w:val="1"/>
    </w:lvlOverride>
    <w:lvlOverride w:ilvl="2"/>
  </w:num>
  <w:num w:numId="20">
    <w:abstractNumId w:val="17"/>
    <w:lvlOverride w:ilvl="1">
      <w:startOverride w:val="1"/>
    </w:lvlOverride>
    <w:lvlOverride w:ilvl="2"/>
  </w:num>
  <w:num w:numId="21">
    <w:abstractNumId w:val="17"/>
    <w:lvlOverride w:ilvl="1">
      <w:startOverride w:val="1"/>
    </w:lvlOverride>
    <w:lvlOverride w:ilvl="2"/>
  </w:num>
  <w:num w:numId="22">
    <w:abstractNumId w:val="17"/>
    <w:lvlOverride w:ilvl="1">
      <w:startOverride w:val="1"/>
    </w:lvlOverride>
    <w:lvlOverride w:ilvl="2"/>
  </w:num>
  <w:num w:numId="23">
    <w:abstractNumId w:val="17"/>
    <w:lvlOverride w:ilvl="1">
      <w:startOverride w:val="1"/>
    </w:lvlOverride>
    <w:lvlOverride w:ilvl="2"/>
  </w:num>
  <w:num w:numId="24">
    <w:abstractNumId w:val="12"/>
    <w:lvlOverride w:ilvl="0">
      <w:startOverride w:val="1"/>
    </w:lvlOverride>
  </w:num>
  <w:num w:numId="25">
    <w:abstractNumId w:val="5"/>
    <w:lvlOverride w:ilvl="0">
      <w:startOverride w:val="1"/>
    </w:lvlOverride>
  </w:num>
  <w:num w:numId="26">
    <w:abstractNumId w:val="4"/>
    <w:lvlOverride w:ilvl="0">
      <w:startOverride w:val="1"/>
    </w:lvlOverride>
  </w:num>
  <w:num w:numId="27">
    <w:abstractNumId w:val="19"/>
    <w:lvlOverride w:ilvl="0">
      <w:startOverride w:val="1"/>
    </w:lvlOverride>
  </w:num>
  <w:num w:numId="28">
    <w:abstractNumId w:val="18"/>
    <w:lvlOverride w:ilvl="0">
      <w:startOverride w:val="8"/>
    </w:lvlOverride>
  </w:num>
  <w:num w:numId="29">
    <w:abstractNumId w:val="1"/>
    <w:lvlOverride w:ilvl="0">
      <w:startOverride w:val="13"/>
    </w:lvlOverride>
  </w:num>
  <w:num w:numId="30">
    <w:abstractNumId w:val="14"/>
    <w:lvlOverride w:ilvl="0">
      <w:startOverride w:val="1"/>
    </w:lvlOverride>
  </w:num>
  <w:num w:numId="31">
    <w:abstractNumId w:val="14"/>
    <w:lvlOverride w:ilvl="0"/>
    <w:lvlOverride w:ilvl="1">
      <w:startOverride w:val="1"/>
    </w:lvlOverride>
  </w:num>
  <w:num w:numId="32">
    <w:abstractNumId w:val="14"/>
    <w:lvlOverride w:ilvl="0"/>
    <w:lvlOverride w:ilvl="1">
      <w:startOverride w:val="4"/>
    </w:lvlOverride>
  </w:num>
  <w:num w:numId="33">
    <w:abstractNumId w:val="14"/>
    <w:lvlOverride w:ilvl="0"/>
    <w:lvlOverride w:ilvl="1">
      <w:startOverride w:val="7"/>
    </w:lvlOverride>
  </w:num>
  <w:num w:numId="34">
    <w:abstractNumId w:val="8"/>
    <w:lvlOverride w:ilvl="0">
      <w:startOverride w:val="1"/>
    </w:lvlOverride>
  </w:num>
  <w:num w:numId="35">
    <w:abstractNumId w:val="9"/>
    <w:lvlOverride w:ilvl="0">
      <w:startOverride w:val="8"/>
    </w:lvlOverride>
  </w:num>
  <w:num w:numId="36">
    <w:abstractNumId w:val="10"/>
    <w:lvlOverride w:ilvl="0">
      <w:startOverride w:val="13"/>
    </w:lvlOverride>
  </w:num>
  <w:num w:numId="37">
    <w:abstractNumId w:val="3"/>
    <w:lvlOverride w:ilvl="0">
      <w:startOverride w:val="1"/>
    </w:lvlOverride>
  </w:num>
  <w:num w:numId="38">
    <w:abstractNumId w:val="16"/>
    <w:lvlOverride w:ilvl="0">
      <w:startOverride w:val="6"/>
    </w:lvlOverride>
  </w:num>
  <w:num w:numId="39">
    <w:abstractNumId w:val="13"/>
    <w:lvlOverride w:ilvl="0">
      <w:startOverride w:val="11"/>
    </w:lvlOverride>
  </w:num>
  <w:num w:numId="40">
    <w:abstractNumId w:val="0"/>
    <w:lvlOverride w:ilvl="0">
      <w:startOverride w:val="1"/>
    </w:lvlOverride>
  </w:num>
  <w:num w:numId="41">
    <w:abstractNumId w:val="15"/>
    <w:lvlOverride w:ilvl="0">
      <w:startOverride w:val="1"/>
    </w:lvlOverride>
  </w:num>
  <w:num w:numId="42">
    <w:abstractNumId w:val="7"/>
    <w:lvlOverride w:ilvl="0">
      <w:startOverride w:val="1"/>
    </w:lvlOverride>
  </w:num>
  <w:num w:numId="43">
    <w:abstractNumId w:val="2"/>
    <w:lvlOverride w:ilvl="0">
      <w:startOverride w:val="8"/>
    </w:lvlOverride>
  </w:num>
  <w:num w:numId="44">
    <w:abstractNumId w:val="11"/>
    <w:lvlOverride w:ilvl="0">
      <w:startOverride w:val="1"/>
    </w:lvlOverride>
  </w:num>
  <w:num w:numId="45">
    <w:abstractNumId w:val="6"/>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zen Elbawab">
    <w15:presenceInfo w15:providerId="Windows Live" w15:userId="dc28671a741e9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FFB"/>
    <w:rsid w:val="00001BBC"/>
    <w:rsid w:val="00002DE8"/>
    <w:rsid w:val="0000369A"/>
    <w:rsid w:val="000038C5"/>
    <w:rsid w:val="00003B7C"/>
    <w:rsid w:val="00003CB0"/>
    <w:rsid w:val="00003D8E"/>
    <w:rsid w:val="0000476B"/>
    <w:rsid w:val="0000591B"/>
    <w:rsid w:val="00006767"/>
    <w:rsid w:val="00007A95"/>
    <w:rsid w:val="00007BDA"/>
    <w:rsid w:val="00011F7C"/>
    <w:rsid w:val="00012A9F"/>
    <w:rsid w:val="00013C2A"/>
    <w:rsid w:val="000143B1"/>
    <w:rsid w:val="00014482"/>
    <w:rsid w:val="000146B3"/>
    <w:rsid w:val="00014B71"/>
    <w:rsid w:val="00014D2A"/>
    <w:rsid w:val="00015AD6"/>
    <w:rsid w:val="0001773C"/>
    <w:rsid w:val="00017D7B"/>
    <w:rsid w:val="00020BC5"/>
    <w:rsid w:val="00020F4D"/>
    <w:rsid w:val="00021116"/>
    <w:rsid w:val="0002121B"/>
    <w:rsid w:val="00021402"/>
    <w:rsid w:val="00021C52"/>
    <w:rsid w:val="00021F32"/>
    <w:rsid w:val="000228D9"/>
    <w:rsid w:val="00022EA8"/>
    <w:rsid w:val="00024C7C"/>
    <w:rsid w:val="000256CA"/>
    <w:rsid w:val="00026792"/>
    <w:rsid w:val="00026D24"/>
    <w:rsid w:val="0002703F"/>
    <w:rsid w:val="000272BC"/>
    <w:rsid w:val="00027BC0"/>
    <w:rsid w:val="00030320"/>
    <w:rsid w:val="000304FB"/>
    <w:rsid w:val="000311D8"/>
    <w:rsid w:val="000320F8"/>
    <w:rsid w:val="00032708"/>
    <w:rsid w:val="000328ED"/>
    <w:rsid w:val="00032A32"/>
    <w:rsid w:val="00032FA9"/>
    <w:rsid w:val="00033B08"/>
    <w:rsid w:val="000342E9"/>
    <w:rsid w:val="00035086"/>
    <w:rsid w:val="00035154"/>
    <w:rsid w:val="000362F9"/>
    <w:rsid w:val="00036C2D"/>
    <w:rsid w:val="0003731C"/>
    <w:rsid w:val="000377BE"/>
    <w:rsid w:val="00040C44"/>
    <w:rsid w:val="00040C86"/>
    <w:rsid w:val="00041CE3"/>
    <w:rsid w:val="00041CE7"/>
    <w:rsid w:val="00042816"/>
    <w:rsid w:val="00042BE9"/>
    <w:rsid w:val="00043AC4"/>
    <w:rsid w:val="00043EA6"/>
    <w:rsid w:val="00045025"/>
    <w:rsid w:val="0004534F"/>
    <w:rsid w:val="000458D9"/>
    <w:rsid w:val="00045AA1"/>
    <w:rsid w:val="0004610E"/>
    <w:rsid w:val="00046352"/>
    <w:rsid w:val="00046C2A"/>
    <w:rsid w:val="00050004"/>
    <w:rsid w:val="00050D49"/>
    <w:rsid w:val="0005298A"/>
    <w:rsid w:val="00052B1D"/>
    <w:rsid w:val="00052F01"/>
    <w:rsid w:val="00054CB6"/>
    <w:rsid w:val="00055E36"/>
    <w:rsid w:val="00057A63"/>
    <w:rsid w:val="00057AD0"/>
    <w:rsid w:val="00060A20"/>
    <w:rsid w:val="00061CF2"/>
    <w:rsid w:val="00062A8D"/>
    <w:rsid w:val="00062BB8"/>
    <w:rsid w:val="00062E2C"/>
    <w:rsid w:val="00063589"/>
    <w:rsid w:val="00064090"/>
    <w:rsid w:val="0006425C"/>
    <w:rsid w:val="00064746"/>
    <w:rsid w:val="00064903"/>
    <w:rsid w:val="00064A60"/>
    <w:rsid w:val="000679E2"/>
    <w:rsid w:val="00067B7D"/>
    <w:rsid w:val="00067EDC"/>
    <w:rsid w:val="000706D0"/>
    <w:rsid w:val="00070CDF"/>
    <w:rsid w:val="000716B8"/>
    <w:rsid w:val="00072536"/>
    <w:rsid w:val="000726EE"/>
    <w:rsid w:val="00072EA7"/>
    <w:rsid w:val="000767FD"/>
    <w:rsid w:val="000770CD"/>
    <w:rsid w:val="00080B88"/>
    <w:rsid w:val="00081CCA"/>
    <w:rsid w:val="000821CC"/>
    <w:rsid w:val="000822DF"/>
    <w:rsid w:val="0008232A"/>
    <w:rsid w:val="00082B7E"/>
    <w:rsid w:val="00083238"/>
    <w:rsid w:val="00083BF3"/>
    <w:rsid w:val="000855B9"/>
    <w:rsid w:val="00085EE7"/>
    <w:rsid w:val="000863BD"/>
    <w:rsid w:val="000869F7"/>
    <w:rsid w:val="000871D8"/>
    <w:rsid w:val="000904E1"/>
    <w:rsid w:val="00090DE9"/>
    <w:rsid w:val="00091DB6"/>
    <w:rsid w:val="00092FE0"/>
    <w:rsid w:val="000933DF"/>
    <w:rsid w:val="00096701"/>
    <w:rsid w:val="00097CA0"/>
    <w:rsid w:val="000A01D4"/>
    <w:rsid w:val="000A041C"/>
    <w:rsid w:val="000A050A"/>
    <w:rsid w:val="000A1792"/>
    <w:rsid w:val="000A20AF"/>
    <w:rsid w:val="000A2C75"/>
    <w:rsid w:val="000A2DF9"/>
    <w:rsid w:val="000A4A91"/>
    <w:rsid w:val="000A4EE6"/>
    <w:rsid w:val="000A57AB"/>
    <w:rsid w:val="000A5E81"/>
    <w:rsid w:val="000A68DC"/>
    <w:rsid w:val="000A7F3E"/>
    <w:rsid w:val="000B0378"/>
    <w:rsid w:val="000B1340"/>
    <w:rsid w:val="000B18EC"/>
    <w:rsid w:val="000B2F83"/>
    <w:rsid w:val="000B41E8"/>
    <w:rsid w:val="000B4557"/>
    <w:rsid w:val="000B4616"/>
    <w:rsid w:val="000B4AEB"/>
    <w:rsid w:val="000B76C3"/>
    <w:rsid w:val="000B7F6E"/>
    <w:rsid w:val="000C0673"/>
    <w:rsid w:val="000C0826"/>
    <w:rsid w:val="000C08C8"/>
    <w:rsid w:val="000C11EA"/>
    <w:rsid w:val="000C1C5E"/>
    <w:rsid w:val="000C3A9A"/>
    <w:rsid w:val="000C3B1B"/>
    <w:rsid w:val="000C3ED2"/>
    <w:rsid w:val="000C55CD"/>
    <w:rsid w:val="000C59A9"/>
    <w:rsid w:val="000C5B13"/>
    <w:rsid w:val="000C6240"/>
    <w:rsid w:val="000C661D"/>
    <w:rsid w:val="000C6B9D"/>
    <w:rsid w:val="000C6BE8"/>
    <w:rsid w:val="000C799B"/>
    <w:rsid w:val="000C7D4B"/>
    <w:rsid w:val="000D06AA"/>
    <w:rsid w:val="000D20E0"/>
    <w:rsid w:val="000D2337"/>
    <w:rsid w:val="000D32E9"/>
    <w:rsid w:val="000D359B"/>
    <w:rsid w:val="000D3BAA"/>
    <w:rsid w:val="000D3FD0"/>
    <w:rsid w:val="000D44DB"/>
    <w:rsid w:val="000D45FA"/>
    <w:rsid w:val="000D5920"/>
    <w:rsid w:val="000D5D08"/>
    <w:rsid w:val="000D68A8"/>
    <w:rsid w:val="000D68C6"/>
    <w:rsid w:val="000E0308"/>
    <w:rsid w:val="000E0AF6"/>
    <w:rsid w:val="000E1F4C"/>
    <w:rsid w:val="000E2C46"/>
    <w:rsid w:val="000E2DC0"/>
    <w:rsid w:val="000E3278"/>
    <w:rsid w:val="000E351B"/>
    <w:rsid w:val="000E3C8E"/>
    <w:rsid w:val="000E4484"/>
    <w:rsid w:val="000E4632"/>
    <w:rsid w:val="000E4A91"/>
    <w:rsid w:val="000E54B1"/>
    <w:rsid w:val="000E6480"/>
    <w:rsid w:val="000E64DA"/>
    <w:rsid w:val="000E6AA5"/>
    <w:rsid w:val="000E703E"/>
    <w:rsid w:val="000E7C27"/>
    <w:rsid w:val="000F0049"/>
    <w:rsid w:val="000F0C90"/>
    <w:rsid w:val="000F0E6D"/>
    <w:rsid w:val="000F16F2"/>
    <w:rsid w:val="000F3B91"/>
    <w:rsid w:val="000F3F0C"/>
    <w:rsid w:val="000F425A"/>
    <w:rsid w:val="000F4CE0"/>
    <w:rsid w:val="000F6B82"/>
    <w:rsid w:val="000F6BDD"/>
    <w:rsid w:val="000F7ACE"/>
    <w:rsid w:val="00100274"/>
    <w:rsid w:val="001010F7"/>
    <w:rsid w:val="00101363"/>
    <w:rsid w:val="00102467"/>
    <w:rsid w:val="00102AB0"/>
    <w:rsid w:val="00103410"/>
    <w:rsid w:val="0010394B"/>
    <w:rsid w:val="00104E03"/>
    <w:rsid w:val="00106075"/>
    <w:rsid w:val="0010748B"/>
    <w:rsid w:val="00107D8D"/>
    <w:rsid w:val="00107E07"/>
    <w:rsid w:val="001105C1"/>
    <w:rsid w:val="00110A70"/>
    <w:rsid w:val="0011109B"/>
    <w:rsid w:val="00111DE8"/>
    <w:rsid w:val="0011236B"/>
    <w:rsid w:val="0011282D"/>
    <w:rsid w:val="00112A2D"/>
    <w:rsid w:val="00112D2C"/>
    <w:rsid w:val="00112F4C"/>
    <w:rsid w:val="0011301A"/>
    <w:rsid w:val="00113FE1"/>
    <w:rsid w:val="00114519"/>
    <w:rsid w:val="00114A37"/>
    <w:rsid w:val="00115CCD"/>
    <w:rsid w:val="001163B6"/>
    <w:rsid w:val="00116904"/>
    <w:rsid w:val="00120869"/>
    <w:rsid w:val="00120A84"/>
    <w:rsid w:val="001212DE"/>
    <w:rsid w:val="00122B9C"/>
    <w:rsid w:val="00122DBE"/>
    <w:rsid w:val="001234F5"/>
    <w:rsid w:val="00123BAD"/>
    <w:rsid w:val="00123BFD"/>
    <w:rsid w:val="0012438D"/>
    <w:rsid w:val="001245D2"/>
    <w:rsid w:val="0012515E"/>
    <w:rsid w:val="00125BAE"/>
    <w:rsid w:val="00127282"/>
    <w:rsid w:val="00127589"/>
    <w:rsid w:val="00127CC9"/>
    <w:rsid w:val="0013012B"/>
    <w:rsid w:val="00132DE1"/>
    <w:rsid w:val="00134787"/>
    <w:rsid w:val="00134ACB"/>
    <w:rsid w:val="00134DCB"/>
    <w:rsid w:val="00135116"/>
    <w:rsid w:val="001351A0"/>
    <w:rsid w:val="00135919"/>
    <w:rsid w:val="0013671B"/>
    <w:rsid w:val="001367AE"/>
    <w:rsid w:val="00136E53"/>
    <w:rsid w:val="00137AF7"/>
    <w:rsid w:val="00140414"/>
    <w:rsid w:val="00140AEC"/>
    <w:rsid w:val="001412D7"/>
    <w:rsid w:val="00141550"/>
    <w:rsid w:val="00141D20"/>
    <w:rsid w:val="00142875"/>
    <w:rsid w:val="001436A2"/>
    <w:rsid w:val="001438F1"/>
    <w:rsid w:val="00143CD8"/>
    <w:rsid w:val="00145430"/>
    <w:rsid w:val="00145E16"/>
    <w:rsid w:val="00146D32"/>
    <w:rsid w:val="0014731F"/>
    <w:rsid w:val="00147BA2"/>
    <w:rsid w:val="00147FF0"/>
    <w:rsid w:val="00150103"/>
    <w:rsid w:val="00150A8F"/>
    <w:rsid w:val="00150D9E"/>
    <w:rsid w:val="00151407"/>
    <w:rsid w:val="00154AB7"/>
    <w:rsid w:val="00155710"/>
    <w:rsid w:val="00155B5C"/>
    <w:rsid w:val="00155BF2"/>
    <w:rsid w:val="00156912"/>
    <w:rsid w:val="00156A0D"/>
    <w:rsid w:val="00156E03"/>
    <w:rsid w:val="001570D3"/>
    <w:rsid w:val="001579F7"/>
    <w:rsid w:val="001608FF"/>
    <w:rsid w:val="00161ABA"/>
    <w:rsid w:val="0016306E"/>
    <w:rsid w:val="00163298"/>
    <w:rsid w:val="00165AC7"/>
    <w:rsid w:val="001665A5"/>
    <w:rsid w:val="0016697A"/>
    <w:rsid w:val="00166F1E"/>
    <w:rsid w:val="00171570"/>
    <w:rsid w:val="00171722"/>
    <w:rsid w:val="001717A1"/>
    <w:rsid w:val="00171D95"/>
    <w:rsid w:val="00173650"/>
    <w:rsid w:val="00174913"/>
    <w:rsid w:val="001759CA"/>
    <w:rsid w:val="00175F85"/>
    <w:rsid w:val="00176C1D"/>
    <w:rsid w:val="0018054B"/>
    <w:rsid w:val="00180CF4"/>
    <w:rsid w:val="00181DBF"/>
    <w:rsid w:val="001820E3"/>
    <w:rsid w:val="00182AB1"/>
    <w:rsid w:val="00183532"/>
    <w:rsid w:val="00183A58"/>
    <w:rsid w:val="00184CB9"/>
    <w:rsid w:val="0018555E"/>
    <w:rsid w:val="00185568"/>
    <w:rsid w:val="00186238"/>
    <w:rsid w:val="001866AD"/>
    <w:rsid w:val="00187DC3"/>
    <w:rsid w:val="0019125C"/>
    <w:rsid w:val="001957C7"/>
    <w:rsid w:val="00195AB1"/>
    <w:rsid w:val="00196120"/>
    <w:rsid w:val="00196621"/>
    <w:rsid w:val="00196F4F"/>
    <w:rsid w:val="0019787D"/>
    <w:rsid w:val="0019788E"/>
    <w:rsid w:val="00197FF0"/>
    <w:rsid w:val="001A0D43"/>
    <w:rsid w:val="001A120E"/>
    <w:rsid w:val="001A26C7"/>
    <w:rsid w:val="001A3D32"/>
    <w:rsid w:val="001A45AD"/>
    <w:rsid w:val="001A49C8"/>
    <w:rsid w:val="001A550E"/>
    <w:rsid w:val="001A66C7"/>
    <w:rsid w:val="001A6992"/>
    <w:rsid w:val="001A6DC0"/>
    <w:rsid w:val="001A733B"/>
    <w:rsid w:val="001A7483"/>
    <w:rsid w:val="001A7766"/>
    <w:rsid w:val="001B0677"/>
    <w:rsid w:val="001B0693"/>
    <w:rsid w:val="001B0BBC"/>
    <w:rsid w:val="001B12FF"/>
    <w:rsid w:val="001B1781"/>
    <w:rsid w:val="001B1915"/>
    <w:rsid w:val="001B40CA"/>
    <w:rsid w:val="001B424F"/>
    <w:rsid w:val="001B5CA4"/>
    <w:rsid w:val="001B6A9B"/>
    <w:rsid w:val="001B79DA"/>
    <w:rsid w:val="001B7DE8"/>
    <w:rsid w:val="001B7E9D"/>
    <w:rsid w:val="001C1E64"/>
    <w:rsid w:val="001C2033"/>
    <w:rsid w:val="001C2520"/>
    <w:rsid w:val="001C2D38"/>
    <w:rsid w:val="001C336B"/>
    <w:rsid w:val="001C3727"/>
    <w:rsid w:val="001C372A"/>
    <w:rsid w:val="001C4757"/>
    <w:rsid w:val="001C4E61"/>
    <w:rsid w:val="001C6AF9"/>
    <w:rsid w:val="001C6F81"/>
    <w:rsid w:val="001D0B3B"/>
    <w:rsid w:val="001D122A"/>
    <w:rsid w:val="001D1552"/>
    <w:rsid w:val="001D2C2C"/>
    <w:rsid w:val="001D2F20"/>
    <w:rsid w:val="001D4EB3"/>
    <w:rsid w:val="001D4F73"/>
    <w:rsid w:val="001D5521"/>
    <w:rsid w:val="001D6858"/>
    <w:rsid w:val="001D7764"/>
    <w:rsid w:val="001E060F"/>
    <w:rsid w:val="001E171E"/>
    <w:rsid w:val="001E1E37"/>
    <w:rsid w:val="001E21B9"/>
    <w:rsid w:val="001E2263"/>
    <w:rsid w:val="001E2537"/>
    <w:rsid w:val="001E30A2"/>
    <w:rsid w:val="001E32F4"/>
    <w:rsid w:val="001E395F"/>
    <w:rsid w:val="001E3B50"/>
    <w:rsid w:val="001E3BA0"/>
    <w:rsid w:val="001E4867"/>
    <w:rsid w:val="001E4C9B"/>
    <w:rsid w:val="001E4F25"/>
    <w:rsid w:val="001E59A2"/>
    <w:rsid w:val="001E6969"/>
    <w:rsid w:val="001E6D72"/>
    <w:rsid w:val="001E6F35"/>
    <w:rsid w:val="001E7407"/>
    <w:rsid w:val="001E7961"/>
    <w:rsid w:val="001F035B"/>
    <w:rsid w:val="001F04A2"/>
    <w:rsid w:val="001F12DA"/>
    <w:rsid w:val="001F1A8F"/>
    <w:rsid w:val="001F3959"/>
    <w:rsid w:val="001F4607"/>
    <w:rsid w:val="001F4AFE"/>
    <w:rsid w:val="001F5498"/>
    <w:rsid w:val="001F5C81"/>
    <w:rsid w:val="001F66DA"/>
    <w:rsid w:val="001F67CD"/>
    <w:rsid w:val="001F6D11"/>
    <w:rsid w:val="001F70F2"/>
    <w:rsid w:val="001F7478"/>
    <w:rsid w:val="001F76FE"/>
    <w:rsid w:val="001F787A"/>
    <w:rsid w:val="00200071"/>
    <w:rsid w:val="0020026A"/>
    <w:rsid w:val="0020128E"/>
    <w:rsid w:val="00201F94"/>
    <w:rsid w:val="002021CD"/>
    <w:rsid w:val="0020292C"/>
    <w:rsid w:val="0020464B"/>
    <w:rsid w:val="002047DB"/>
    <w:rsid w:val="00204FA0"/>
    <w:rsid w:val="00205189"/>
    <w:rsid w:val="002052D3"/>
    <w:rsid w:val="002052E4"/>
    <w:rsid w:val="00205825"/>
    <w:rsid w:val="002058FD"/>
    <w:rsid w:val="00205F8D"/>
    <w:rsid w:val="00206161"/>
    <w:rsid w:val="002063DE"/>
    <w:rsid w:val="002073C5"/>
    <w:rsid w:val="002076D2"/>
    <w:rsid w:val="00210F9D"/>
    <w:rsid w:val="0021159D"/>
    <w:rsid w:val="002118DC"/>
    <w:rsid w:val="00211D0E"/>
    <w:rsid w:val="00212129"/>
    <w:rsid w:val="002127D4"/>
    <w:rsid w:val="00213949"/>
    <w:rsid w:val="00213ACF"/>
    <w:rsid w:val="002149E7"/>
    <w:rsid w:val="00214A6A"/>
    <w:rsid w:val="00214B57"/>
    <w:rsid w:val="002156D9"/>
    <w:rsid w:val="00217086"/>
    <w:rsid w:val="00217AD0"/>
    <w:rsid w:val="002208F1"/>
    <w:rsid w:val="00220D01"/>
    <w:rsid w:val="00221B2A"/>
    <w:rsid w:val="0022226D"/>
    <w:rsid w:val="00222442"/>
    <w:rsid w:val="002235CD"/>
    <w:rsid w:val="00223C6A"/>
    <w:rsid w:val="00225F9F"/>
    <w:rsid w:val="00226095"/>
    <w:rsid w:val="00226225"/>
    <w:rsid w:val="00226B53"/>
    <w:rsid w:val="0022773F"/>
    <w:rsid w:val="00230083"/>
    <w:rsid w:val="00230207"/>
    <w:rsid w:val="0023068B"/>
    <w:rsid w:val="00230D00"/>
    <w:rsid w:val="00230D43"/>
    <w:rsid w:val="002311FC"/>
    <w:rsid w:val="002316E9"/>
    <w:rsid w:val="00231ADB"/>
    <w:rsid w:val="0023284B"/>
    <w:rsid w:val="00232EC4"/>
    <w:rsid w:val="00233F52"/>
    <w:rsid w:val="00234090"/>
    <w:rsid w:val="00234AD9"/>
    <w:rsid w:val="0023639A"/>
    <w:rsid w:val="002371C9"/>
    <w:rsid w:val="00237312"/>
    <w:rsid w:val="00240C84"/>
    <w:rsid w:val="00240D2C"/>
    <w:rsid w:val="00240D42"/>
    <w:rsid w:val="0024155E"/>
    <w:rsid w:val="002417F1"/>
    <w:rsid w:val="00241B55"/>
    <w:rsid w:val="00241D1B"/>
    <w:rsid w:val="00242E14"/>
    <w:rsid w:val="0024334F"/>
    <w:rsid w:val="00243514"/>
    <w:rsid w:val="00243E3D"/>
    <w:rsid w:val="00243F88"/>
    <w:rsid w:val="00244310"/>
    <w:rsid w:val="00244319"/>
    <w:rsid w:val="00244716"/>
    <w:rsid w:val="0024520F"/>
    <w:rsid w:val="0024699F"/>
    <w:rsid w:val="00246CA2"/>
    <w:rsid w:val="002477D7"/>
    <w:rsid w:val="002503A0"/>
    <w:rsid w:val="0025140A"/>
    <w:rsid w:val="0025148D"/>
    <w:rsid w:val="0025164C"/>
    <w:rsid w:val="002519A4"/>
    <w:rsid w:val="002527D8"/>
    <w:rsid w:val="002528A2"/>
    <w:rsid w:val="002541C7"/>
    <w:rsid w:val="00254302"/>
    <w:rsid w:val="00254528"/>
    <w:rsid w:val="00254964"/>
    <w:rsid w:val="0025498B"/>
    <w:rsid w:val="00255688"/>
    <w:rsid w:val="00255B68"/>
    <w:rsid w:val="00256387"/>
    <w:rsid w:val="00257B6F"/>
    <w:rsid w:val="00260380"/>
    <w:rsid w:val="002605FE"/>
    <w:rsid w:val="00261515"/>
    <w:rsid w:val="002623AE"/>
    <w:rsid w:val="00263C31"/>
    <w:rsid w:val="00263EA1"/>
    <w:rsid w:val="00264294"/>
    <w:rsid w:val="002645CE"/>
    <w:rsid w:val="0026489F"/>
    <w:rsid w:val="00264D5A"/>
    <w:rsid w:val="0026776A"/>
    <w:rsid w:val="00272DEC"/>
    <w:rsid w:val="00273020"/>
    <w:rsid w:val="00273095"/>
    <w:rsid w:val="00276128"/>
    <w:rsid w:val="00276184"/>
    <w:rsid w:val="00276459"/>
    <w:rsid w:val="002766CD"/>
    <w:rsid w:val="0027723B"/>
    <w:rsid w:val="002779CE"/>
    <w:rsid w:val="00277EAD"/>
    <w:rsid w:val="00281781"/>
    <w:rsid w:val="0028230C"/>
    <w:rsid w:val="00282B62"/>
    <w:rsid w:val="00282B92"/>
    <w:rsid w:val="00282C9C"/>
    <w:rsid w:val="0028398F"/>
    <w:rsid w:val="002855A6"/>
    <w:rsid w:val="002903AD"/>
    <w:rsid w:val="00292438"/>
    <w:rsid w:val="00292828"/>
    <w:rsid w:val="00292C63"/>
    <w:rsid w:val="002932C9"/>
    <w:rsid w:val="002946AC"/>
    <w:rsid w:val="00295650"/>
    <w:rsid w:val="00295FED"/>
    <w:rsid w:val="002963E4"/>
    <w:rsid w:val="00296A5D"/>
    <w:rsid w:val="00296BB9"/>
    <w:rsid w:val="002970B2"/>
    <w:rsid w:val="002A00C0"/>
    <w:rsid w:val="002A211A"/>
    <w:rsid w:val="002A2321"/>
    <w:rsid w:val="002A3F83"/>
    <w:rsid w:val="002A56E1"/>
    <w:rsid w:val="002A5771"/>
    <w:rsid w:val="002A6BA3"/>
    <w:rsid w:val="002A6F53"/>
    <w:rsid w:val="002A6FDD"/>
    <w:rsid w:val="002A777A"/>
    <w:rsid w:val="002A797F"/>
    <w:rsid w:val="002B05BE"/>
    <w:rsid w:val="002B0A21"/>
    <w:rsid w:val="002B184A"/>
    <w:rsid w:val="002B20B4"/>
    <w:rsid w:val="002B2140"/>
    <w:rsid w:val="002B2CC9"/>
    <w:rsid w:val="002B3281"/>
    <w:rsid w:val="002B3AF5"/>
    <w:rsid w:val="002B4372"/>
    <w:rsid w:val="002B49AC"/>
    <w:rsid w:val="002B539F"/>
    <w:rsid w:val="002C01EC"/>
    <w:rsid w:val="002C076C"/>
    <w:rsid w:val="002C13A7"/>
    <w:rsid w:val="002C13D7"/>
    <w:rsid w:val="002C16C5"/>
    <w:rsid w:val="002C1B0A"/>
    <w:rsid w:val="002C3BBA"/>
    <w:rsid w:val="002C50F5"/>
    <w:rsid w:val="002C5789"/>
    <w:rsid w:val="002C67FA"/>
    <w:rsid w:val="002C7018"/>
    <w:rsid w:val="002D04CB"/>
    <w:rsid w:val="002D147E"/>
    <w:rsid w:val="002D1A2A"/>
    <w:rsid w:val="002D1B60"/>
    <w:rsid w:val="002D2781"/>
    <w:rsid w:val="002D2EBD"/>
    <w:rsid w:val="002D31E7"/>
    <w:rsid w:val="002D3910"/>
    <w:rsid w:val="002D3AE2"/>
    <w:rsid w:val="002D5080"/>
    <w:rsid w:val="002D59CA"/>
    <w:rsid w:val="002D5A1D"/>
    <w:rsid w:val="002D5B20"/>
    <w:rsid w:val="002D6A9E"/>
    <w:rsid w:val="002D7E86"/>
    <w:rsid w:val="002E0618"/>
    <w:rsid w:val="002E0EB7"/>
    <w:rsid w:val="002E0EFE"/>
    <w:rsid w:val="002E1182"/>
    <w:rsid w:val="002E156B"/>
    <w:rsid w:val="002E24E6"/>
    <w:rsid w:val="002E4D32"/>
    <w:rsid w:val="002E5138"/>
    <w:rsid w:val="002E51B0"/>
    <w:rsid w:val="002E60D6"/>
    <w:rsid w:val="002E674D"/>
    <w:rsid w:val="002E7648"/>
    <w:rsid w:val="002E79C2"/>
    <w:rsid w:val="002E7BEA"/>
    <w:rsid w:val="002E7D3E"/>
    <w:rsid w:val="002E7EA3"/>
    <w:rsid w:val="002F126C"/>
    <w:rsid w:val="002F141E"/>
    <w:rsid w:val="002F172E"/>
    <w:rsid w:val="002F2364"/>
    <w:rsid w:val="002F4B7E"/>
    <w:rsid w:val="002F5EB5"/>
    <w:rsid w:val="002F63EF"/>
    <w:rsid w:val="002F6777"/>
    <w:rsid w:val="002F7946"/>
    <w:rsid w:val="002F7D50"/>
    <w:rsid w:val="00301B56"/>
    <w:rsid w:val="00302AA4"/>
    <w:rsid w:val="00302DA5"/>
    <w:rsid w:val="00302EC0"/>
    <w:rsid w:val="00303AE8"/>
    <w:rsid w:val="00303BEC"/>
    <w:rsid w:val="00305432"/>
    <w:rsid w:val="0030681D"/>
    <w:rsid w:val="00306DDF"/>
    <w:rsid w:val="0030736E"/>
    <w:rsid w:val="003078A1"/>
    <w:rsid w:val="003079F0"/>
    <w:rsid w:val="003101AA"/>
    <w:rsid w:val="003111D3"/>
    <w:rsid w:val="00311244"/>
    <w:rsid w:val="00311FFB"/>
    <w:rsid w:val="00313571"/>
    <w:rsid w:val="00313DA9"/>
    <w:rsid w:val="003147CF"/>
    <w:rsid w:val="00315936"/>
    <w:rsid w:val="00315B13"/>
    <w:rsid w:val="003162C0"/>
    <w:rsid w:val="0031646C"/>
    <w:rsid w:val="00316B34"/>
    <w:rsid w:val="0031716A"/>
    <w:rsid w:val="00317362"/>
    <w:rsid w:val="003174A4"/>
    <w:rsid w:val="003208AC"/>
    <w:rsid w:val="003213A1"/>
    <w:rsid w:val="0032161A"/>
    <w:rsid w:val="00321B34"/>
    <w:rsid w:val="00321C1E"/>
    <w:rsid w:val="00322D49"/>
    <w:rsid w:val="003230B0"/>
    <w:rsid w:val="00324114"/>
    <w:rsid w:val="0032419A"/>
    <w:rsid w:val="00324D0F"/>
    <w:rsid w:val="003252CF"/>
    <w:rsid w:val="00325867"/>
    <w:rsid w:val="00325F35"/>
    <w:rsid w:val="0032732B"/>
    <w:rsid w:val="00327FEC"/>
    <w:rsid w:val="0033026F"/>
    <w:rsid w:val="0033150F"/>
    <w:rsid w:val="00332E46"/>
    <w:rsid w:val="00333812"/>
    <w:rsid w:val="00333B71"/>
    <w:rsid w:val="003344EA"/>
    <w:rsid w:val="00334CDF"/>
    <w:rsid w:val="003351BC"/>
    <w:rsid w:val="00335AD5"/>
    <w:rsid w:val="00335DFC"/>
    <w:rsid w:val="00335FF0"/>
    <w:rsid w:val="003362E0"/>
    <w:rsid w:val="0033684B"/>
    <w:rsid w:val="00337F1C"/>
    <w:rsid w:val="003400A6"/>
    <w:rsid w:val="00340415"/>
    <w:rsid w:val="0034050B"/>
    <w:rsid w:val="00340D88"/>
    <w:rsid w:val="00340DE7"/>
    <w:rsid w:val="00340EC6"/>
    <w:rsid w:val="003422BA"/>
    <w:rsid w:val="00343D18"/>
    <w:rsid w:val="0034456A"/>
    <w:rsid w:val="00344A9B"/>
    <w:rsid w:val="00346F7F"/>
    <w:rsid w:val="003471ED"/>
    <w:rsid w:val="0034728D"/>
    <w:rsid w:val="00347B3F"/>
    <w:rsid w:val="00347D3E"/>
    <w:rsid w:val="00347EE2"/>
    <w:rsid w:val="00347FB1"/>
    <w:rsid w:val="003509D3"/>
    <w:rsid w:val="00350D40"/>
    <w:rsid w:val="0035107B"/>
    <w:rsid w:val="003514AD"/>
    <w:rsid w:val="00353391"/>
    <w:rsid w:val="0035446C"/>
    <w:rsid w:val="00354BD5"/>
    <w:rsid w:val="00354DB7"/>
    <w:rsid w:val="0035508E"/>
    <w:rsid w:val="00357CB0"/>
    <w:rsid w:val="0036052D"/>
    <w:rsid w:val="0036100F"/>
    <w:rsid w:val="00361116"/>
    <w:rsid w:val="0036188E"/>
    <w:rsid w:val="00361EA0"/>
    <w:rsid w:val="003625B7"/>
    <w:rsid w:val="003630A3"/>
    <w:rsid w:val="0036380D"/>
    <w:rsid w:val="00363CC4"/>
    <w:rsid w:val="00364E4E"/>
    <w:rsid w:val="00364FC1"/>
    <w:rsid w:val="00365907"/>
    <w:rsid w:val="00366324"/>
    <w:rsid w:val="00367106"/>
    <w:rsid w:val="003673FF"/>
    <w:rsid w:val="0037008E"/>
    <w:rsid w:val="003709D3"/>
    <w:rsid w:val="00370B3E"/>
    <w:rsid w:val="00370D88"/>
    <w:rsid w:val="00370FF3"/>
    <w:rsid w:val="00371295"/>
    <w:rsid w:val="00373111"/>
    <w:rsid w:val="00373152"/>
    <w:rsid w:val="003744A0"/>
    <w:rsid w:val="00374D20"/>
    <w:rsid w:val="00375558"/>
    <w:rsid w:val="00375B71"/>
    <w:rsid w:val="0037609E"/>
    <w:rsid w:val="003768FD"/>
    <w:rsid w:val="00376EA8"/>
    <w:rsid w:val="003801B9"/>
    <w:rsid w:val="0038149D"/>
    <w:rsid w:val="003817B1"/>
    <w:rsid w:val="00382E16"/>
    <w:rsid w:val="00383027"/>
    <w:rsid w:val="0038364A"/>
    <w:rsid w:val="0038370C"/>
    <w:rsid w:val="0038539D"/>
    <w:rsid w:val="00385C91"/>
    <w:rsid w:val="00385F19"/>
    <w:rsid w:val="00386CEF"/>
    <w:rsid w:val="00387461"/>
    <w:rsid w:val="003877E1"/>
    <w:rsid w:val="00387888"/>
    <w:rsid w:val="00387BF2"/>
    <w:rsid w:val="00387E76"/>
    <w:rsid w:val="003908DB"/>
    <w:rsid w:val="0039210C"/>
    <w:rsid w:val="0039299A"/>
    <w:rsid w:val="00392FBD"/>
    <w:rsid w:val="003934DD"/>
    <w:rsid w:val="003947C8"/>
    <w:rsid w:val="00394C83"/>
    <w:rsid w:val="00395B9C"/>
    <w:rsid w:val="00395BEE"/>
    <w:rsid w:val="0039626E"/>
    <w:rsid w:val="00396609"/>
    <w:rsid w:val="00396614"/>
    <w:rsid w:val="003A0C2D"/>
    <w:rsid w:val="003A0C33"/>
    <w:rsid w:val="003A111A"/>
    <w:rsid w:val="003A14F2"/>
    <w:rsid w:val="003A26E3"/>
    <w:rsid w:val="003A271A"/>
    <w:rsid w:val="003A2C5A"/>
    <w:rsid w:val="003A2EFD"/>
    <w:rsid w:val="003A30E7"/>
    <w:rsid w:val="003A3126"/>
    <w:rsid w:val="003A3A8E"/>
    <w:rsid w:val="003A3D4E"/>
    <w:rsid w:val="003A43B0"/>
    <w:rsid w:val="003A4D2D"/>
    <w:rsid w:val="003A545C"/>
    <w:rsid w:val="003A54C1"/>
    <w:rsid w:val="003A751B"/>
    <w:rsid w:val="003B0246"/>
    <w:rsid w:val="003B0DA7"/>
    <w:rsid w:val="003B1292"/>
    <w:rsid w:val="003B2775"/>
    <w:rsid w:val="003B2A17"/>
    <w:rsid w:val="003B2D2C"/>
    <w:rsid w:val="003B39BD"/>
    <w:rsid w:val="003B3F7B"/>
    <w:rsid w:val="003B417B"/>
    <w:rsid w:val="003B4350"/>
    <w:rsid w:val="003B4B06"/>
    <w:rsid w:val="003B5FF6"/>
    <w:rsid w:val="003B617B"/>
    <w:rsid w:val="003B664F"/>
    <w:rsid w:val="003B6BC9"/>
    <w:rsid w:val="003B74E8"/>
    <w:rsid w:val="003B76EE"/>
    <w:rsid w:val="003B7A05"/>
    <w:rsid w:val="003B7EEE"/>
    <w:rsid w:val="003C04E9"/>
    <w:rsid w:val="003C0515"/>
    <w:rsid w:val="003C0827"/>
    <w:rsid w:val="003C089C"/>
    <w:rsid w:val="003C0BFB"/>
    <w:rsid w:val="003C0F13"/>
    <w:rsid w:val="003C2290"/>
    <w:rsid w:val="003C2DB8"/>
    <w:rsid w:val="003C3792"/>
    <w:rsid w:val="003C5335"/>
    <w:rsid w:val="003C5898"/>
    <w:rsid w:val="003C6D14"/>
    <w:rsid w:val="003C7296"/>
    <w:rsid w:val="003C7E60"/>
    <w:rsid w:val="003D01A2"/>
    <w:rsid w:val="003D01AC"/>
    <w:rsid w:val="003D0253"/>
    <w:rsid w:val="003D159B"/>
    <w:rsid w:val="003D1719"/>
    <w:rsid w:val="003D1BA8"/>
    <w:rsid w:val="003D1D1B"/>
    <w:rsid w:val="003D275E"/>
    <w:rsid w:val="003D2891"/>
    <w:rsid w:val="003D3A3D"/>
    <w:rsid w:val="003D4800"/>
    <w:rsid w:val="003D55A1"/>
    <w:rsid w:val="003D5844"/>
    <w:rsid w:val="003D5A26"/>
    <w:rsid w:val="003D6B6E"/>
    <w:rsid w:val="003E0B21"/>
    <w:rsid w:val="003E1704"/>
    <w:rsid w:val="003E2C20"/>
    <w:rsid w:val="003E2E9D"/>
    <w:rsid w:val="003E3414"/>
    <w:rsid w:val="003E3567"/>
    <w:rsid w:val="003E37A7"/>
    <w:rsid w:val="003E3EA0"/>
    <w:rsid w:val="003E4230"/>
    <w:rsid w:val="003E4E5B"/>
    <w:rsid w:val="003E50E7"/>
    <w:rsid w:val="003E53DF"/>
    <w:rsid w:val="003E659E"/>
    <w:rsid w:val="003E796D"/>
    <w:rsid w:val="003E7F1F"/>
    <w:rsid w:val="003F08D9"/>
    <w:rsid w:val="003F08F7"/>
    <w:rsid w:val="003F0F17"/>
    <w:rsid w:val="003F1A90"/>
    <w:rsid w:val="003F2039"/>
    <w:rsid w:val="003F2F52"/>
    <w:rsid w:val="003F35E6"/>
    <w:rsid w:val="003F3860"/>
    <w:rsid w:val="003F39A7"/>
    <w:rsid w:val="003F4FA7"/>
    <w:rsid w:val="003F538C"/>
    <w:rsid w:val="003F75BD"/>
    <w:rsid w:val="003F7631"/>
    <w:rsid w:val="0040204F"/>
    <w:rsid w:val="00402E4B"/>
    <w:rsid w:val="004031B6"/>
    <w:rsid w:val="00403ED1"/>
    <w:rsid w:val="0040485B"/>
    <w:rsid w:val="0040506B"/>
    <w:rsid w:val="00405BF1"/>
    <w:rsid w:val="00406B69"/>
    <w:rsid w:val="004075E5"/>
    <w:rsid w:val="00407FDC"/>
    <w:rsid w:val="0041040F"/>
    <w:rsid w:val="0041099C"/>
    <w:rsid w:val="00411D65"/>
    <w:rsid w:val="0041230A"/>
    <w:rsid w:val="00412B6D"/>
    <w:rsid w:val="00413359"/>
    <w:rsid w:val="004136CF"/>
    <w:rsid w:val="00413FFC"/>
    <w:rsid w:val="0041433A"/>
    <w:rsid w:val="00414681"/>
    <w:rsid w:val="004146D2"/>
    <w:rsid w:val="00415C96"/>
    <w:rsid w:val="00417299"/>
    <w:rsid w:val="00417619"/>
    <w:rsid w:val="004216CF"/>
    <w:rsid w:val="0042180E"/>
    <w:rsid w:val="00423934"/>
    <w:rsid w:val="00423954"/>
    <w:rsid w:val="00425983"/>
    <w:rsid w:val="00425A7F"/>
    <w:rsid w:val="004265B7"/>
    <w:rsid w:val="004269A5"/>
    <w:rsid w:val="00427148"/>
    <w:rsid w:val="00427604"/>
    <w:rsid w:val="004307E3"/>
    <w:rsid w:val="00430E16"/>
    <w:rsid w:val="004311AD"/>
    <w:rsid w:val="0043235A"/>
    <w:rsid w:val="00432B31"/>
    <w:rsid w:val="00432E56"/>
    <w:rsid w:val="004347F2"/>
    <w:rsid w:val="0043495C"/>
    <w:rsid w:val="00434A2E"/>
    <w:rsid w:val="00435158"/>
    <w:rsid w:val="0043595A"/>
    <w:rsid w:val="00436C4B"/>
    <w:rsid w:val="004376C1"/>
    <w:rsid w:val="00440955"/>
    <w:rsid w:val="004409F3"/>
    <w:rsid w:val="00442191"/>
    <w:rsid w:val="0044244F"/>
    <w:rsid w:val="004425B5"/>
    <w:rsid w:val="004444C7"/>
    <w:rsid w:val="004445D0"/>
    <w:rsid w:val="004451FA"/>
    <w:rsid w:val="004453C9"/>
    <w:rsid w:val="00450896"/>
    <w:rsid w:val="00451497"/>
    <w:rsid w:val="00451747"/>
    <w:rsid w:val="00451F90"/>
    <w:rsid w:val="004521F0"/>
    <w:rsid w:val="00453BB4"/>
    <w:rsid w:val="00453CF4"/>
    <w:rsid w:val="00454B14"/>
    <w:rsid w:val="00454BCC"/>
    <w:rsid w:val="00454DAC"/>
    <w:rsid w:val="0045571E"/>
    <w:rsid w:val="00455BC3"/>
    <w:rsid w:val="00457415"/>
    <w:rsid w:val="00457A19"/>
    <w:rsid w:val="0046053F"/>
    <w:rsid w:val="004610E6"/>
    <w:rsid w:val="0046271B"/>
    <w:rsid w:val="00465C12"/>
    <w:rsid w:val="00466394"/>
    <w:rsid w:val="00467FA0"/>
    <w:rsid w:val="004716BF"/>
    <w:rsid w:val="00471D58"/>
    <w:rsid w:val="004726AB"/>
    <w:rsid w:val="00472835"/>
    <w:rsid w:val="00472CB0"/>
    <w:rsid w:val="00472E92"/>
    <w:rsid w:val="0047317B"/>
    <w:rsid w:val="00473B09"/>
    <w:rsid w:val="004742E3"/>
    <w:rsid w:val="00474BDA"/>
    <w:rsid w:val="00474D44"/>
    <w:rsid w:val="00474F92"/>
    <w:rsid w:val="00475605"/>
    <w:rsid w:val="00476AE6"/>
    <w:rsid w:val="00477BDA"/>
    <w:rsid w:val="00477C6F"/>
    <w:rsid w:val="00477D81"/>
    <w:rsid w:val="00477F82"/>
    <w:rsid w:val="004806A2"/>
    <w:rsid w:val="00480A9F"/>
    <w:rsid w:val="0048219C"/>
    <w:rsid w:val="00482C28"/>
    <w:rsid w:val="0048361F"/>
    <w:rsid w:val="004836F5"/>
    <w:rsid w:val="004843A4"/>
    <w:rsid w:val="0048460A"/>
    <w:rsid w:val="004848F6"/>
    <w:rsid w:val="00484B0D"/>
    <w:rsid w:val="00484BFA"/>
    <w:rsid w:val="0048521D"/>
    <w:rsid w:val="004865AC"/>
    <w:rsid w:val="00486A1F"/>
    <w:rsid w:val="0048710E"/>
    <w:rsid w:val="00487571"/>
    <w:rsid w:val="00487AFD"/>
    <w:rsid w:val="00487F85"/>
    <w:rsid w:val="004910D0"/>
    <w:rsid w:val="004910EC"/>
    <w:rsid w:val="004915EB"/>
    <w:rsid w:val="00491AF4"/>
    <w:rsid w:val="00492097"/>
    <w:rsid w:val="00492212"/>
    <w:rsid w:val="00492488"/>
    <w:rsid w:val="004926C0"/>
    <w:rsid w:val="004934E3"/>
    <w:rsid w:val="00493BF6"/>
    <w:rsid w:val="00494286"/>
    <w:rsid w:val="004948E7"/>
    <w:rsid w:val="00495788"/>
    <w:rsid w:val="004962C8"/>
    <w:rsid w:val="004964B6"/>
    <w:rsid w:val="0049791F"/>
    <w:rsid w:val="00497CDC"/>
    <w:rsid w:val="00497F0A"/>
    <w:rsid w:val="004A032D"/>
    <w:rsid w:val="004A03FB"/>
    <w:rsid w:val="004A072C"/>
    <w:rsid w:val="004A0F25"/>
    <w:rsid w:val="004A116B"/>
    <w:rsid w:val="004A12AC"/>
    <w:rsid w:val="004A17E8"/>
    <w:rsid w:val="004A1E52"/>
    <w:rsid w:val="004A2BC7"/>
    <w:rsid w:val="004A2C6D"/>
    <w:rsid w:val="004A2D09"/>
    <w:rsid w:val="004A3180"/>
    <w:rsid w:val="004A33EE"/>
    <w:rsid w:val="004A4191"/>
    <w:rsid w:val="004A5606"/>
    <w:rsid w:val="004A57F6"/>
    <w:rsid w:val="004A5B14"/>
    <w:rsid w:val="004A68E5"/>
    <w:rsid w:val="004A6D48"/>
    <w:rsid w:val="004A70BD"/>
    <w:rsid w:val="004A71ED"/>
    <w:rsid w:val="004A7B88"/>
    <w:rsid w:val="004A7D0D"/>
    <w:rsid w:val="004A7DA9"/>
    <w:rsid w:val="004B11E9"/>
    <w:rsid w:val="004B1814"/>
    <w:rsid w:val="004B1B1A"/>
    <w:rsid w:val="004B27AA"/>
    <w:rsid w:val="004B3249"/>
    <w:rsid w:val="004B33E2"/>
    <w:rsid w:val="004B3596"/>
    <w:rsid w:val="004B3601"/>
    <w:rsid w:val="004B36BB"/>
    <w:rsid w:val="004B3FB1"/>
    <w:rsid w:val="004B58F2"/>
    <w:rsid w:val="004B6D1E"/>
    <w:rsid w:val="004B71DA"/>
    <w:rsid w:val="004B7491"/>
    <w:rsid w:val="004B766E"/>
    <w:rsid w:val="004C00AD"/>
    <w:rsid w:val="004C0631"/>
    <w:rsid w:val="004C0862"/>
    <w:rsid w:val="004C09E9"/>
    <w:rsid w:val="004C0AAB"/>
    <w:rsid w:val="004C106C"/>
    <w:rsid w:val="004C2476"/>
    <w:rsid w:val="004C3239"/>
    <w:rsid w:val="004C340F"/>
    <w:rsid w:val="004C361A"/>
    <w:rsid w:val="004C39E5"/>
    <w:rsid w:val="004C570F"/>
    <w:rsid w:val="004C5B3D"/>
    <w:rsid w:val="004C674B"/>
    <w:rsid w:val="004C6D4C"/>
    <w:rsid w:val="004C6F0A"/>
    <w:rsid w:val="004C70DF"/>
    <w:rsid w:val="004C70F5"/>
    <w:rsid w:val="004C76D6"/>
    <w:rsid w:val="004C7FD5"/>
    <w:rsid w:val="004D186E"/>
    <w:rsid w:val="004D2218"/>
    <w:rsid w:val="004D2AEA"/>
    <w:rsid w:val="004D2BD5"/>
    <w:rsid w:val="004D2E92"/>
    <w:rsid w:val="004D3905"/>
    <w:rsid w:val="004D4555"/>
    <w:rsid w:val="004D58EF"/>
    <w:rsid w:val="004D5C00"/>
    <w:rsid w:val="004D7551"/>
    <w:rsid w:val="004E04B7"/>
    <w:rsid w:val="004E1DAA"/>
    <w:rsid w:val="004E20FE"/>
    <w:rsid w:val="004E223C"/>
    <w:rsid w:val="004E2F42"/>
    <w:rsid w:val="004E30D2"/>
    <w:rsid w:val="004E3E5F"/>
    <w:rsid w:val="004E51A7"/>
    <w:rsid w:val="004E537F"/>
    <w:rsid w:val="004E5618"/>
    <w:rsid w:val="004E5CC5"/>
    <w:rsid w:val="004E68B7"/>
    <w:rsid w:val="004E7F16"/>
    <w:rsid w:val="004E7FBE"/>
    <w:rsid w:val="004F0527"/>
    <w:rsid w:val="004F3A9B"/>
    <w:rsid w:val="004F4A9F"/>
    <w:rsid w:val="004F5CC2"/>
    <w:rsid w:val="004F6935"/>
    <w:rsid w:val="004F7340"/>
    <w:rsid w:val="004F7706"/>
    <w:rsid w:val="004F77C5"/>
    <w:rsid w:val="00500A77"/>
    <w:rsid w:val="005010F0"/>
    <w:rsid w:val="005022FF"/>
    <w:rsid w:val="00502E23"/>
    <w:rsid w:val="005045A3"/>
    <w:rsid w:val="00504D53"/>
    <w:rsid w:val="00504F31"/>
    <w:rsid w:val="0050509D"/>
    <w:rsid w:val="005058B1"/>
    <w:rsid w:val="00505E5B"/>
    <w:rsid w:val="00506842"/>
    <w:rsid w:val="005069A6"/>
    <w:rsid w:val="005069DB"/>
    <w:rsid w:val="005073F2"/>
    <w:rsid w:val="00507B9A"/>
    <w:rsid w:val="00507F2F"/>
    <w:rsid w:val="00510107"/>
    <w:rsid w:val="005106A8"/>
    <w:rsid w:val="005109F9"/>
    <w:rsid w:val="00510AC1"/>
    <w:rsid w:val="005123A6"/>
    <w:rsid w:val="00512634"/>
    <w:rsid w:val="00512EBA"/>
    <w:rsid w:val="005131EC"/>
    <w:rsid w:val="005160E5"/>
    <w:rsid w:val="0051730A"/>
    <w:rsid w:val="00517E0D"/>
    <w:rsid w:val="00520278"/>
    <w:rsid w:val="005203AB"/>
    <w:rsid w:val="0052085D"/>
    <w:rsid w:val="00520C78"/>
    <w:rsid w:val="00523825"/>
    <w:rsid w:val="00523877"/>
    <w:rsid w:val="00523A53"/>
    <w:rsid w:val="005249FA"/>
    <w:rsid w:val="00524EC2"/>
    <w:rsid w:val="00525D58"/>
    <w:rsid w:val="005267D6"/>
    <w:rsid w:val="00526D91"/>
    <w:rsid w:val="00527DE2"/>
    <w:rsid w:val="00531E9D"/>
    <w:rsid w:val="00532007"/>
    <w:rsid w:val="00532E5E"/>
    <w:rsid w:val="0053470C"/>
    <w:rsid w:val="00534C34"/>
    <w:rsid w:val="00534EB3"/>
    <w:rsid w:val="0053564B"/>
    <w:rsid w:val="00535761"/>
    <w:rsid w:val="00535F89"/>
    <w:rsid w:val="00536764"/>
    <w:rsid w:val="00537565"/>
    <w:rsid w:val="00540A90"/>
    <w:rsid w:val="00541F8E"/>
    <w:rsid w:val="00542294"/>
    <w:rsid w:val="00542590"/>
    <w:rsid w:val="00542DB8"/>
    <w:rsid w:val="00543AF9"/>
    <w:rsid w:val="005443FA"/>
    <w:rsid w:val="005446C0"/>
    <w:rsid w:val="005456A0"/>
    <w:rsid w:val="00545C8F"/>
    <w:rsid w:val="005472AE"/>
    <w:rsid w:val="00547527"/>
    <w:rsid w:val="0055196D"/>
    <w:rsid w:val="005522CD"/>
    <w:rsid w:val="005531C2"/>
    <w:rsid w:val="0055391F"/>
    <w:rsid w:val="00553AA9"/>
    <w:rsid w:val="00553C19"/>
    <w:rsid w:val="00553E1D"/>
    <w:rsid w:val="00553E2D"/>
    <w:rsid w:val="00553ED3"/>
    <w:rsid w:val="005548F7"/>
    <w:rsid w:val="005549D7"/>
    <w:rsid w:val="00555690"/>
    <w:rsid w:val="00555720"/>
    <w:rsid w:val="00556E25"/>
    <w:rsid w:val="005617D0"/>
    <w:rsid w:val="005625A9"/>
    <w:rsid w:val="005626C5"/>
    <w:rsid w:val="00562F48"/>
    <w:rsid w:val="0056313F"/>
    <w:rsid w:val="00563A20"/>
    <w:rsid w:val="0056422A"/>
    <w:rsid w:val="005643DD"/>
    <w:rsid w:val="00565307"/>
    <w:rsid w:val="00566C2C"/>
    <w:rsid w:val="00566C35"/>
    <w:rsid w:val="00566EBD"/>
    <w:rsid w:val="00566F8E"/>
    <w:rsid w:val="005671BE"/>
    <w:rsid w:val="005704E7"/>
    <w:rsid w:val="0057107F"/>
    <w:rsid w:val="005714C8"/>
    <w:rsid w:val="0057154C"/>
    <w:rsid w:val="005719E6"/>
    <w:rsid w:val="00571A27"/>
    <w:rsid w:val="0057251A"/>
    <w:rsid w:val="00572BD1"/>
    <w:rsid w:val="00572F56"/>
    <w:rsid w:val="005734A9"/>
    <w:rsid w:val="00573A10"/>
    <w:rsid w:val="00574E1C"/>
    <w:rsid w:val="00575866"/>
    <w:rsid w:val="00575E4D"/>
    <w:rsid w:val="00576293"/>
    <w:rsid w:val="0057658E"/>
    <w:rsid w:val="005776E3"/>
    <w:rsid w:val="00577DB8"/>
    <w:rsid w:val="00577FFB"/>
    <w:rsid w:val="0058015D"/>
    <w:rsid w:val="0058026C"/>
    <w:rsid w:val="005803AC"/>
    <w:rsid w:val="00580DC4"/>
    <w:rsid w:val="00580FF5"/>
    <w:rsid w:val="005832F2"/>
    <w:rsid w:val="00583422"/>
    <w:rsid w:val="005837EB"/>
    <w:rsid w:val="00583C32"/>
    <w:rsid w:val="00583E1E"/>
    <w:rsid w:val="00584038"/>
    <w:rsid w:val="005844AB"/>
    <w:rsid w:val="00584AF1"/>
    <w:rsid w:val="00584CFF"/>
    <w:rsid w:val="00584DFC"/>
    <w:rsid w:val="00585319"/>
    <w:rsid w:val="00585413"/>
    <w:rsid w:val="0058541C"/>
    <w:rsid w:val="005861CA"/>
    <w:rsid w:val="00586DA1"/>
    <w:rsid w:val="0059046A"/>
    <w:rsid w:val="00592030"/>
    <w:rsid w:val="005930EF"/>
    <w:rsid w:val="005933A0"/>
    <w:rsid w:val="00593C78"/>
    <w:rsid w:val="0059494B"/>
    <w:rsid w:val="00594FF1"/>
    <w:rsid w:val="0059588C"/>
    <w:rsid w:val="00595ECE"/>
    <w:rsid w:val="00596153"/>
    <w:rsid w:val="0059617B"/>
    <w:rsid w:val="00597564"/>
    <w:rsid w:val="005975A6"/>
    <w:rsid w:val="00597F7E"/>
    <w:rsid w:val="005A2CD4"/>
    <w:rsid w:val="005A31BA"/>
    <w:rsid w:val="005A5682"/>
    <w:rsid w:val="005A606F"/>
    <w:rsid w:val="005B0080"/>
    <w:rsid w:val="005B0200"/>
    <w:rsid w:val="005B0D11"/>
    <w:rsid w:val="005B0D7E"/>
    <w:rsid w:val="005B1457"/>
    <w:rsid w:val="005B1C53"/>
    <w:rsid w:val="005B293C"/>
    <w:rsid w:val="005B2EA4"/>
    <w:rsid w:val="005B3775"/>
    <w:rsid w:val="005B3F34"/>
    <w:rsid w:val="005B403D"/>
    <w:rsid w:val="005B4605"/>
    <w:rsid w:val="005B478E"/>
    <w:rsid w:val="005B550E"/>
    <w:rsid w:val="005B5994"/>
    <w:rsid w:val="005B5CAC"/>
    <w:rsid w:val="005B6A72"/>
    <w:rsid w:val="005B728F"/>
    <w:rsid w:val="005B73A7"/>
    <w:rsid w:val="005B7997"/>
    <w:rsid w:val="005C0936"/>
    <w:rsid w:val="005C0958"/>
    <w:rsid w:val="005C0E43"/>
    <w:rsid w:val="005C1833"/>
    <w:rsid w:val="005C1A1E"/>
    <w:rsid w:val="005C1AF4"/>
    <w:rsid w:val="005C24E3"/>
    <w:rsid w:val="005C2EAC"/>
    <w:rsid w:val="005C40D2"/>
    <w:rsid w:val="005C5175"/>
    <w:rsid w:val="005C588F"/>
    <w:rsid w:val="005C5C8D"/>
    <w:rsid w:val="005C5D09"/>
    <w:rsid w:val="005C6BBF"/>
    <w:rsid w:val="005C6BFD"/>
    <w:rsid w:val="005C70B5"/>
    <w:rsid w:val="005C73CC"/>
    <w:rsid w:val="005D1890"/>
    <w:rsid w:val="005D27CF"/>
    <w:rsid w:val="005D2E6D"/>
    <w:rsid w:val="005D42E7"/>
    <w:rsid w:val="005D4669"/>
    <w:rsid w:val="005D4DCC"/>
    <w:rsid w:val="005D4DF0"/>
    <w:rsid w:val="005D597E"/>
    <w:rsid w:val="005D71D5"/>
    <w:rsid w:val="005D73B1"/>
    <w:rsid w:val="005D75F4"/>
    <w:rsid w:val="005D764E"/>
    <w:rsid w:val="005D7D46"/>
    <w:rsid w:val="005E0860"/>
    <w:rsid w:val="005E0D18"/>
    <w:rsid w:val="005E0E8C"/>
    <w:rsid w:val="005E1C22"/>
    <w:rsid w:val="005E20ED"/>
    <w:rsid w:val="005E23CC"/>
    <w:rsid w:val="005E39D5"/>
    <w:rsid w:val="005E39E1"/>
    <w:rsid w:val="005E5362"/>
    <w:rsid w:val="005E5504"/>
    <w:rsid w:val="005E714B"/>
    <w:rsid w:val="005F2169"/>
    <w:rsid w:val="005F2FD1"/>
    <w:rsid w:val="005F3693"/>
    <w:rsid w:val="005F41CB"/>
    <w:rsid w:val="005F4BA7"/>
    <w:rsid w:val="005F4E2C"/>
    <w:rsid w:val="005F51FD"/>
    <w:rsid w:val="005F5380"/>
    <w:rsid w:val="005F5E4F"/>
    <w:rsid w:val="005F649F"/>
    <w:rsid w:val="005F6901"/>
    <w:rsid w:val="00600CED"/>
    <w:rsid w:val="00601098"/>
    <w:rsid w:val="006013C8"/>
    <w:rsid w:val="006015CE"/>
    <w:rsid w:val="00602BC9"/>
    <w:rsid w:val="00603480"/>
    <w:rsid w:val="006038CE"/>
    <w:rsid w:val="00604892"/>
    <w:rsid w:val="0060599F"/>
    <w:rsid w:val="00606946"/>
    <w:rsid w:val="00606E2C"/>
    <w:rsid w:val="006075CB"/>
    <w:rsid w:val="00610153"/>
    <w:rsid w:val="00610874"/>
    <w:rsid w:val="00610CAD"/>
    <w:rsid w:val="006113A7"/>
    <w:rsid w:val="0061154C"/>
    <w:rsid w:val="00611E27"/>
    <w:rsid w:val="006131E1"/>
    <w:rsid w:val="00613515"/>
    <w:rsid w:val="00613A4F"/>
    <w:rsid w:val="00614581"/>
    <w:rsid w:val="00614705"/>
    <w:rsid w:val="006149C6"/>
    <w:rsid w:val="006150DE"/>
    <w:rsid w:val="00615497"/>
    <w:rsid w:val="006162DF"/>
    <w:rsid w:val="0061680C"/>
    <w:rsid w:val="00616FBE"/>
    <w:rsid w:val="00620B29"/>
    <w:rsid w:val="00621011"/>
    <w:rsid w:val="00622914"/>
    <w:rsid w:val="00623B4E"/>
    <w:rsid w:val="00623F67"/>
    <w:rsid w:val="006247C3"/>
    <w:rsid w:val="00624C71"/>
    <w:rsid w:val="006255BB"/>
    <w:rsid w:val="0062675F"/>
    <w:rsid w:val="0062742E"/>
    <w:rsid w:val="006300ED"/>
    <w:rsid w:val="006303A8"/>
    <w:rsid w:val="00631563"/>
    <w:rsid w:val="00633955"/>
    <w:rsid w:val="00633CCA"/>
    <w:rsid w:val="00634580"/>
    <w:rsid w:val="00634C82"/>
    <w:rsid w:val="00635012"/>
    <w:rsid w:val="0063607D"/>
    <w:rsid w:val="006361FB"/>
    <w:rsid w:val="00637701"/>
    <w:rsid w:val="00641BA6"/>
    <w:rsid w:val="006420D5"/>
    <w:rsid w:val="00642DC8"/>
    <w:rsid w:val="006432FA"/>
    <w:rsid w:val="006458E1"/>
    <w:rsid w:val="00645DFB"/>
    <w:rsid w:val="00646655"/>
    <w:rsid w:val="00646CB4"/>
    <w:rsid w:val="00647226"/>
    <w:rsid w:val="00647C11"/>
    <w:rsid w:val="00647F28"/>
    <w:rsid w:val="0065082C"/>
    <w:rsid w:val="00653D9C"/>
    <w:rsid w:val="00653E9D"/>
    <w:rsid w:val="006547D3"/>
    <w:rsid w:val="006548D0"/>
    <w:rsid w:val="00654CC0"/>
    <w:rsid w:val="00654F00"/>
    <w:rsid w:val="0065608D"/>
    <w:rsid w:val="006567C0"/>
    <w:rsid w:val="00660198"/>
    <w:rsid w:val="00660249"/>
    <w:rsid w:val="00660572"/>
    <w:rsid w:val="00661240"/>
    <w:rsid w:val="0066264C"/>
    <w:rsid w:val="00663F1F"/>
    <w:rsid w:val="006647E0"/>
    <w:rsid w:val="006651C1"/>
    <w:rsid w:val="006654AD"/>
    <w:rsid w:val="00666627"/>
    <w:rsid w:val="0066680F"/>
    <w:rsid w:val="00666C24"/>
    <w:rsid w:val="00667263"/>
    <w:rsid w:val="0066773F"/>
    <w:rsid w:val="00667D33"/>
    <w:rsid w:val="00671643"/>
    <w:rsid w:val="00671647"/>
    <w:rsid w:val="006716DB"/>
    <w:rsid w:val="00671C87"/>
    <w:rsid w:val="00671EB3"/>
    <w:rsid w:val="00673428"/>
    <w:rsid w:val="00673988"/>
    <w:rsid w:val="00674418"/>
    <w:rsid w:val="00674931"/>
    <w:rsid w:val="00674A57"/>
    <w:rsid w:val="00674C7B"/>
    <w:rsid w:val="00674E9C"/>
    <w:rsid w:val="00676389"/>
    <w:rsid w:val="00676A5E"/>
    <w:rsid w:val="00677CFD"/>
    <w:rsid w:val="00681A36"/>
    <w:rsid w:val="00681BF0"/>
    <w:rsid w:val="00682801"/>
    <w:rsid w:val="00682B70"/>
    <w:rsid w:val="00682BFD"/>
    <w:rsid w:val="0068312F"/>
    <w:rsid w:val="00683A50"/>
    <w:rsid w:val="00684FEA"/>
    <w:rsid w:val="0068507F"/>
    <w:rsid w:val="006851B2"/>
    <w:rsid w:val="00686350"/>
    <w:rsid w:val="0068652C"/>
    <w:rsid w:val="00687033"/>
    <w:rsid w:val="006905AF"/>
    <w:rsid w:val="00691CA1"/>
    <w:rsid w:val="00692AB8"/>
    <w:rsid w:val="00693602"/>
    <w:rsid w:val="006937C5"/>
    <w:rsid w:val="00693B9B"/>
    <w:rsid w:val="00693DF0"/>
    <w:rsid w:val="00694A82"/>
    <w:rsid w:val="006957AC"/>
    <w:rsid w:val="0069604D"/>
    <w:rsid w:val="00696630"/>
    <w:rsid w:val="00696C4D"/>
    <w:rsid w:val="00696CCC"/>
    <w:rsid w:val="00696D6C"/>
    <w:rsid w:val="00697546"/>
    <w:rsid w:val="006A0B7F"/>
    <w:rsid w:val="006A1058"/>
    <w:rsid w:val="006A1D8E"/>
    <w:rsid w:val="006A1F09"/>
    <w:rsid w:val="006A2712"/>
    <w:rsid w:val="006A2C78"/>
    <w:rsid w:val="006A3629"/>
    <w:rsid w:val="006A410C"/>
    <w:rsid w:val="006A52DF"/>
    <w:rsid w:val="006A5492"/>
    <w:rsid w:val="006A5CE9"/>
    <w:rsid w:val="006A651D"/>
    <w:rsid w:val="006A6953"/>
    <w:rsid w:val="006A6CA6"/>
    <w:rsid w:val="006A7931"/>
    <w:rsid w:val="006B01A6"/>
    <w:rsid w:val="006B0FCF"/>
    <w:rsid w:val="006B161A"/>
    <w:rsid w:val="006B22E2"/>
    <w:rsid w:val="006B241E"/>
    <w:rsid w:val="006B3443"/>
    <w:rsid w:val="006B4360"/>
    <w:rsid w:val="006B62F4"/>
    <w:rsid w:val="006B67FF"/>
    <w:rsid w:val="006B6936"/>
    <w:rsid w:val="006B6DD6"/>
    <w:rsid w:val="006B7179"/>
    <w:rsid w:val="006B789C"/>
    <w:rsid w:val="006B7B19"/>
    <w:rsid w:val="006C01C9"/>
    <w:rsid w:val="006C110B"/>
    <w:rsid w:val="006C137E"/>
    <w:rsid w:val="006C18A5"/>
    <w:rsid w:val="006C19A0"/>
    <w:rsid w:val="006C19D3"/>
    <w:rsid w:val="006C1E3F"/>
    <w:rsid w:val="006C2451"/>
    <w:rsid w:val="006C2729"/>
    <w:rsid w:val="006C2D9F"/>
    <w:rsid w:val="006C3D46"/>
    <w:rsid w:val="006C3E2D"/>
    <w:rsid w:val="006C44B8"/>
    <w:rsid w:val="006C4E5A"/>
    <w:rsid w:val="006C4EFB"/>
    <w:rsid w:val="006C520B"/>
    <w:rsid w:val="006C58B7"/>
    <w:rsid w:val="006C5E9F"/>
    <w:rsid w:val="006C62E5"/>
    <w:rsid w:val="006C7131"/>
    <w:rsid w:val="006C7FE5"/>
    <w:rsid w:val="006D0111"/>
    <w:rsid w:val="006D0DEF"/>
    <w:rsid w:val="006D1720"/>
    <w:rsid w:val="006D1999"/>
    <w:rsid w:val="006D1C73"/>
    <w:rsid w:val="006D32F7"/>
    <w:rsid w:val="006D460F"/>
    <w:rsid w:val="006D4C41"/>
    <w:rsid w:val="006D578D"/>
    <w:rsid w:val="006D7194"/>
    <w:rsid w:val="006D75BC"/>
    <w:rsid w:val="006D7CE0"/>
    <w:rsid w:val="006E02B3"/>
    <w:rsid w:val="006E10EA"/>
    <w:rsid w:val="006E1313"/>
    <w:rsid w:val="006E1642"/>
    <w:rsid w:val="006E1CAA"/>
    <w:rsid w:val="006E3B38"/>
    <w:rsid w:val="006E43C3"/>
    <w:rsid w:val="006E4DE2"/>
    <w:rsid w:val="006E5802"/>
    <w:rsid w:val="006E68FD"/>
    <w:rsid w:val="006E718E"/>
    <w:rsid w:val="006E7A9D"/>
    <w:rsid w:val="006F0AF4"/>
    <w:rsid w:val="006F1C84"/>
    <w:rsid w:val="006F1CAD"/>
    <w:rsid w:val="006F4497"/>
    <w:rsid w:val="006F4B74"/>
    <w:rsid w:val="006F5DA6"/>
    <w:rsid w:val="006F5E46"/>
    <w:rsid w:val="006F622F"/>
    <w:rsid w:val="006F6934"/>
    <w:rsid w:val="006F705F"/>
    <w:rsid w:val="006F7591"/>
    <w:rsid w:val="00700428"/>
    <w:rsid w:val="0070093F"/>
    <w:rsid w:val="00700DC3"/>
    <w:rsid w:val="00701BF6"/>
    <w:rsid w:val="0070200F"/>
    <w:rsid w:val="007030CE"/>
    <w:rsid w:val="00703975"/>
    <w:rsid w:val="00703E87"/>
    <w:rsid w:val="00704907"/>
    <w:rsid w:val="0070518C"/>
    <w:rsid w:val="00706023"/>
    <w:rsid w:val="00706832"/>
    <w:rsid w:val="007071CD"/>
    <w:rsid w:val="00707469"/>
    <w:rsid w:val="0071032B"/>
    <w:rsid w:val="007113D9"/>
    <w:rsid w:val="00711F10"/>
    <w:rsid w:val="0071213D"/>
    <w:rsid w:val="007134EA"/>
    <w:rsid w:val="007136C5"/>
    <w:rsid w:val="00713BFC"/>
    <w:rsid w:val="00713D39"/>
    <w:rsid w:val="00713D69"/>
    <w:rsid w:val="00714612"/>
    <w:rsid w:val="00715905"/>
    <w:rsid w:val="007161A9"/>
    <w:rsid w:val="0071627E"/>
    <w:rsid w:val="00716B7A"/>
    <w:rsid w:val="00716D39"/>
    <w:rsid w:val="00716D61"/>
    <w:rsid w:val="0071725E"/>
    <w:rsid w:val="00717367"/>
    <w:rsid w:val="00720262"/>
    <w:rsid w:val="00720762"/>
    <w:rsid w:val="00721992"/>
    <w:rsid w:val="00722621"/>
    <w:rsid w:val="00722645"/>
    <w:rsid w:val="00722AC3"/>
    <w:rsid w:val="007232CA"/>
    <w:rsid w:val="00723493"/>
    <w:rsid w:val="00723719"/>
    <w:rsid w:val="00723821"/>
    <w:rsid w:val="00723D7C"/>
    <w:rsid w:val="00724020"/>
    <w:rsid w:val="00724C58"/>
    <w:rsid w:val="00724D2A"/>
    <w:rsid w:val="00725AF8"/>
    <w:rsid w:val="00725CC4"/>
    <w:rsid w:val="00726AC7"/>
    <w:rsid w:val="007273F9"/>
    <w:rsid w:val="0072743D"/>
    <w:rsid w:val="00730848"/>
    <w:rsid w:val="00730B7F"/>
    <w:rsid w:val="00731984"/>
    <w:rsid w:val="00731B6B"/>
    <w:rsid w:val="00731CE9"/>
    <w:rsid w:val="00732DED"/>
    <w:rsid w:val="00732F9A"/>
    <w:rsid w:val="00733436"/>
    <w:rsid w:val="00733ECC"/>
    <w:rsid w:val="00734770"/>
    <w:rsid w:val="007357F3"/>
    <w:rsid w:val="00735F89"/>
    <w:rsid w:val="007362BB"/>
    <w:rsid w:val="00736E5F"/>
    <w:rsid w:val="00737497"/>
    <w:rsid w:val="00737C76"/>
    <w:rsid w:val="00737D2A"/>
    <w:rsid w:val="00740DC8"/>
    <w:rsid w:val="00740E7E"/>
    <w:rsid w:val="00741083"/>
    <w:rsid w:val="007418EE"/>
    <w:rsid w:val="00741DE7"/>
    <w:rsid w:val="0074323F"/>
    <w:rsid w:val="007435A0"/>
    <w:rsid w:val="0074474A"/>
    <w:rsid w:val="00744E4D"/>
    <w:rsid w:val="00744EAD"/>
    <w:rsid w:val="00745DAF"/>
    <w:rsid w:val="00745E7D"/>
    <w:rsid w:val="00747542"/>
    <w:rsid w:val="00750474"/>
    <w:rsid w:val="00750F7A"/>
    <w:rsid w:val="007524FE"/>
    <w:rsid w:val="00752595"/>
    <w:rsid w:val="00752D25"/>
    <w:rsid w:val="0075355B"/>
    <w:rsid w:val="00753A24"/>
    <w:rsid w:val="007540F7"/>
    <w:rsid w:val="00754338"/>
    <w:rsid w:val="00755A3F"/>
    <w:rsid w:val="00756720"/>
    <w:rsid w:val="00756D54"/>
    <w:rsid w:val="007609AF"/>
    <w:rsid w:val="00760B78"/>
    <w:rsid w:val="00760BCC"/>
    <w:rsid w:val="007626D3"/>
    <w:rsid w:val="00762844"/>
    <w:rsid w:val="00763AD5"/>
    <w:rsid w:val="00763B4D"/>
    <w:rsid w:val="00763BC5"/>
    <w:rsid w:val="007642AE"/>
    <w:rsid w:val="00765FCA"/>
    <w:rsid w:val="00766083"/>
    <w:rsid w:val="00767885"/>
    <w:rsid w:val="00773406"/>
    <w:rsid w:val="00774D50"/>
    <w:rsid w:val="0077629D"/>
    <w:rsid w:val="007769FA"/>
    <w:rsid w:val="00776BC0"/>
    <w:rsid w:val="00777580"/>
    <w:rsid w:val="00781650"/>
    <w:rsid w:val="00782221"/>
    <w:rsid w:val="007824ED"/>
    <w:rsid w:val="0078274B"/>
    <w:rsid w:val="00783CD8"/>
    <w:rsid w:val="007850C1"/>
    <w:rsid w:val="00785148"/>
    <w:rsid w:val="007852E3"/>
    <w:rsid w:val="00785B5E"/>
    <w:rsid w:val="0078753A"/>
    <w:rsid w:val="0079039D"/>
    <w:rsid w:val="007903D5"/>
    <w:rsid w:val="00791263"/>
    <w:rsid w:val="00791DD7"/>
    <w:rsid w:val="007928C7"/>
    <w:rsid w:val="0079296E"/>
    <w:rsid w:val="00792B75"/>
    <w:rsid w:val="0079563F"/>
    <w:rsid w:val="007A2014"/>
    <w:rsid w:val="007A2786"/>
    <w:rsid w:val="007A2CB4"/>
    <w:rsid w:val="007A2DB2"/>
    <w:rsid w:val="007A35D2"/>
    <w:rsid w:val="007A3741"/>
    <w:rsid w:val="007A3831"/>
    <w:rsid w:val="007A3A86"/>
    <w:rsid w:val="007A43BF"/>
    <w:rsid w:val="007A444B"/>
    <w:rsid w:val="007A6667"/>
    <w:rsid w:val="007A6E0D"/>
    <w:rsid w:val="007A77E9"/>
    <w:rsid w:val="007B03AC"/>
    <w:rsid w:val="007B09EE"/>
    <w:rsid w:val="007B0C66"/>
    <w:rsid w:val="007B1184"/>
    <w:rsid w:val="007B240D"/>
    <w:rsid w:val="007B2630"/>
    <w:rsid w:val="007B2ABF"/>
    <w:rsid w:val="007B4339"/>
    <w:rsid w:val="007B4776"/>
    <w:rsid w:val="007B492E"/>
    <w:rsid w:val="007B5654"/>
    <w:rsid w:val="007B67A7"/>
    <w:rsid w:val="007B6B36"/>
    <w:rsid w:val="007B736B"/>
    <w:rsid w:val="007B7DE8"/>
    <w:rsid w:val="007C31A7"/>
    <w:rsid w:val="007C3889"/>
    <w:rsid w:val="007C4350"/>
    <w:rsid w:val="007C4C40"/>
    <w:rsid w:val="007C4F8E"/>
    <w:rsid w:val="007C54E0"/>
    <w:rsid w:val="007C56D7"/>
    <w:rsid w:val="007C6E13"/>
    <w:rsid w:val="007C6F33"/>
    <w:rsid w:val="007C6F6D"/>
    <w:rsid w:val="007C740A"/>
    <w:rsid w:val="007C7AE2"/>
    <w:rsid w:val="007D0BC2"/>
    <w:rsid w:val="007D2CE9"/>
    <w:rsid w:val="007D2D1D"/>
    <w:rsid w:val="007D39FE"/>
    <w:rsid w:val="007D56B6"/>
    <w:rsid w:val="007D5B80"/>
    <w:rsid w:val="007D5EDD"/>
    <w:rsid w:val="007D6318"/>
    <w:rsid w:val="007D6400"/>
    <w:rsid w:val="007D668D"/>
    <w:rsid w:val="007D6FFF"/>
    <w:rsid w:val="007D73F2"/>
    <w:rsid w:val="007E181C"/>
    <w:rsid w:val="007E1B98"/>
    <w:rsid w:val="007E1F69"/>
    <w:rsid w:val="007E2268"/>
    <w:rsid w:val="007E30BC"/>
    <w:rsid w:val="007E44B1"/>
    <w:rsid w:val="007E4CE4"/>
    <w:rsid w:val="007E5879"/>
    <w:rsid w:val="007E6797"/>
    <w:rsid w:val="007E75A2"/>
    <w:rsid w:val="007E78BB"/>
    <w:rsid w:val="007E79DF"/>
    <w:rsid w:val="007F00E8"/>
    <w:rsid w:val="007F077F"/>
    <w:rsid w:val="007F0C41"/>
    <w:rsid w:val="007F19BE"/>
    <w:rsid w:val="007F19F9"/>
    <w:rsid w:val="007F24F3"/>
    <w:rsid w:val="007F3F65"/>
    <w:rsid w:val="007F44CC"/>
    <w:rsid w:val="007F5169"/>
    <w:rsid w:val="007F524E"/>
    <w:rsid w:val="007F6810"/>
    <w:rsid w:val="007F7A9C"/>
    <w:rsid w:val="00800B34"/>
    <w:rsid w:val="008015DF"/>
    <w:rsid w:val="008023F7"/>
    <w:rsid w:val="008024D2"/>
    <w:rsid w:val="00802DB0"/>
    <w:rsid w:val="00803B23"/>
    <w:rsid w:val="008050B2"/>
    <w:rsid w:val="0080519D"/>
    <w:rsid w:val="0080548A"/>
    <w:rsid w:val="00806149"/>
    <w:rsid w:val="00806CA7"/>
    <w:rsid w:val="00806E9F"/>
    <w:rsid w:val="0080784B"/>
    <w:rsid w:val="00810175"/>
    <w:rsid w:val="00810BDA"/>
    <w:rsid w:val="00811528"/>
    <w:rsid w:val="008137A7"/>
    <w:rsid w:val="00813E37"/>
    <w:rsid w:val="0081506D"/>
    <w:rsid w:val="00815B6E"/>
    <w:rsid w:val="0081697C"/>
    <w:rsid w:val="00816DDC"/>
    <w:rsid w:val="00816F3C"/>
    <w:rsid w:val="00817B5E"/>
    <w:rsid w:val="00820D88"/>
    <w:rsid w:val="00821BA9"/>
    <w:rsid w:val="00821CBB"/>
    <w:rsid w:val="008221E3"/>
    <w:rsid w:val="00822CC6"/>
    <w:rsid w:val="00824758"/>
    <w:rsid w:val="0082508C"/>
    <w:rsid w:val="00825135"/>
    <w:rsid w:val="00825A1E"/>
    <w:rsid w:val="00825AAA"/>
    <w:rsid w:val="00826147"/>
    <w:rsid w:val="00827FCB"/>
    <w:rsid w:val="008312EA"/>
    <w:rsid w:val="00833135"/>
    <w:rsid w:val="00834880"/>
    <w:rsid w:val="00834974"/>
    <w:rsid w:val="008350BB"/>
    <w:rsid w:val="008366E0"/>
    <w:rsid w:val="008379C7"/>
    <w:rsid w:val="00840655"/>
    <w:rsid w:val="00841DE8"/>
    <w:rsid w:val="00842B88"/>
    <w:rsid w:val="00843DB3"/>
    <w:rsid w:val="00844402"/>
    <w:rsid w:val="00844507"/>
    <w:rsid w:val="00844A0F"/>
    <w:rsid w:val="008452FF"/>
    <w:rsid w:val="00846F36"/>
    <w:rsid w:val="00846F6D"/>
    <w:rsid w:val="008471A5"/>
    <w:rsid w:val="0084773A"/>
    <w:rsid w:val="00847ACC"/>
    <w:rsid w:val="00847AD7"/>
    <w:rsid w:val="00850749"/>
    <w:rsid w:val="00851A30"/>
    <w:rsid w:val="00851B80"/>
    <w:rsid w:val="00851CB2"/>
    <w:rsid w:val="00851D83"/>
    <w:rsid w:val="00852285"/>
    <w:rsid w:val="0085292C"/>
    <w:rsid w:val="00853906"/>
    <w:rsid w:val="00854036"/>
    <w:rsid w:val="008542E5"/>
    <w:rsid w:val="0085596A"/>
    <w:rsid w:val="00855D71"/>
    <w:rsid w:val="0085601C"/>
    <w:rsid w:val="00856119"/>
    <w:rsid w:val="00856BF5"/>
    <w:rsid w:val="00857AF1"/>
    <w:rsid w:val="0086001F"/>
    <w:rsid w:val="0086063D"/>
    <w:rsid w:val="00862076"/>
    <w:rsid w:val="008631D3"/>
    <w:rsid w:val="008643E4"/>
    <w:rsid w:val="00864993"/>
    <w:rsid w:val="00864996"/>
    <w:rsid w:val="00864B6F"/>
    <w:rsid w:val="00870C77"/>
    <w:rsid w:val="00870D11"/>
    <w:rsid w:val="00871E57"/>
    <w:rsid w:val="00871EDF"/>
    <w:rsid w:val="008720C6"/>
    <w:rsid w:val="00873BC5"/>
    <w:rsid w:val="008746B3"/>
    <w:rsid w:val="0087478A"/>
    <w:rsid w:val="00874ADD"/>
    <w:rsid w:val="00874B18"/>
    <w:rsid w:val="00876015"/>
    <w:rsid w:val="008779AD"/>
    <w:rsid w:val="0088051D"/>
    <w:rsid w:val="00880C8B"/>
    <w:rsid w:val="00880DF3"/>
    <w:rsid w:val="0088267C"/>
    <w:rsid w:val="0088295E"/>
    <w:rsid w:val="00882D6F"/>
    <w:rsid w:val="00882FE7"/>
    <w:rsid w:val="00883B1C"/>
    <w:rsid w:val="00883D8C"/>
    <w:rsid w:val="00884EF8"/>
    <w:rsid w:val="00886549"/>
    <w:rsid w:val="00887216"/>
    <w:rsid w:val="00891EB0"/>
    <w:rsid w:val="00891F9B"/>
    <w:rsid w:val="00892143"/>
    <w:rsid w:val="0089231C"/>
    <w:rsid w:val="008926DE"/>
    <w:rsid w:val="00892774"/>
    <w:rsid w:val="00893014"/>
    <w:rsid w:val="0089303E"/>
    <w:rsid w:val="00893154"/>
    <w:rsid w:val="00893790"/>
    <w:rsid w:val="0089385F"/>
    <w:rsid w:val="008939CA"/>
    <w:rsid w:val="0089511A"/>
    <w:rsid w:val="0089666C"/>
    <w:rsid w:val="00897A25"/>
    <w:rsid w:val="008A010E"/>
    <w:rsid w:val="008A014D"/>
    <w:rsid w:val="008A042B"/>
    <w:rsid w:val="008A15A7"/>
    <w:rsid w:val="008A18CD"/>
    <w:rsid w:val="008A20E0"/>
    <w:rsid w:val="008A2B2E"/>
    <w:rsid w:val="008A2FB6"/>
    <w:rsid w:val="008A338C"/>
    <w:rsid w:val="008A3F96"/>
    <w:rsid w:val="008A41C2"/>
    <w:rsid w:val="008A5D03"/>
    <w:rsid w:val="008A6AFF"/>
    <w:rsid w:val="008A70D0"/>
    <w:rsid w:val="008B0343"/>
    <w:rsid w:val="008B0FC0"/>
    <w:rsid w:val="008B19B8"/>
    <w:rsid w:val="008B1AB0"/>
    <w:rsid w:val="008B1BC2"/>
    <w:rsid w:val="008B1F1D"/>
    <w:rsid w:val="008B2D0A"/>
    <w:rsid w:val="008B30D1"/>
    <w:rsid w:val="008B3181"/>
    <w:rsid w:val="008B3A5A"/>
    <w:rsid w:val="008B3C0F"/>
    <w:rsid w:val="008B3D67"/>
    <w:rsid w:val="008B485D"/>
    <w:rsid w:val="008B4BDA"/>
    <w:rsid w:val="008B512D"/>
    <w:rsid w:val="008B56EF"/>
    <w:rsid w:val="008B5E6B"/>
    <w:rsid w:val="008B63EF"/>
    <w:rsid w:val="008B68D3"/>
    <w:rsid w:val="008C0683"/>
    <w:rsid w:val="008C21EB"/>
    <w:rsid w:val="008C36F2"/>
    <w:rsid w:val="008C3A9C"/>
    <w:rsid w:val="008C4162"/>
    <w:rsid w:val="008C57B8"/>
    <w:rsid w:val="008C67D7"/>
    <w:rsid w:val="008C687D"/>
    <w:rsid w:val="008C6DA6"/>
    <w:rsid w:val="008C71A1"/>
    <w:rsid w:val="008C7794"/>
    <w:rsid w:val="008D05C5"/>
    <w:rsid w:val="008D16F2"/>
    <w:rsid w:val="008D1E76"/>
    <w:rsid w:val="008D2609"/>
    <w:rsid w:val="008D3972"/>
    <w:rsid w:val="008D4B0B"/>
    <w:rsid w:val="008D52DE"/>
    <w:rsid w:val="008D64D3"/>
    <w:rsid w:val="008D7FC0"/>
    <w:rsid w:val="008E03F8"/>
    <w:rsid w:val="008E0B2E"/>
    <w:rsid w:val="008E11D6"/>
    <w:rsid w:val="008E1B7E"/>
    <w:rsid w:val="008E4BEE"/>
    <w:rsid w:val="008E6D63"/>
    <w:rsid w:val="008E73E8"/>
    <w:rsid w:val="008E73F7"/>
    <w:rsid w:val="008E7D67"/>
    <w:rsid w:val="008F036F"/>
    <w:rsid w:val="008F03AC"/>
    <w:rsid w:val="008F33D9"/>
    <w:rsid w:val="008F4598"/>
    <w:rsid w:val="008F52D4"/>
    <w:rsid w:val="008F5772"/>
    <w:rsid w:val="008F57F2"/>
    <w:rsid w:val="008F6695"/>
    <w:rsid w:val="009000A9"/>
    <w:rsid w:val="00900613"/>
    <w:rsid w:val="00901232"/>
    <w:rsid w:val="00901387"/>
    <w:rsid w:val="00901532"/>
    <w:rsid w:val="0090153B"/>
    <w:rsid w:val="009015A3"/>
    <w:rsid w:val="009016B3"/>
    <w:rsid w:val="00902481"/>
    <w:rsid w:val="00902931"/>
    <w:rsid w:val="00902D49"/>
    <w:rsid w:val="0090311E"/>
    <w:rsid w:val="009046A3"/>
    <w:rsid w:val="009051D7"/>
    <w:rsid w:val="00905F75"/>
    <w:rsid w:val="0090611B"/>
    <w:rsid w:val="00907B0F"/>
    <w:rsid w:val="00907F66"/>
    <w:rsid w:val="00910F9E"/>
    <w:rsid w:val="0091135E"/>
    <w:rsid w:val="00912D40"/>
    <w:rsid w:val="00913048"/>
    <w:rsid w:val="00913208"/>
    <w:rsid w:val="009137FB"/>
    <w:rsid w:val="00914744"/>
    <w:rsid w:val="00914F93"/>
    <w:rsid w:val="00915D13"/>
    <w:rsid w:val="0091625D"/>
    <w:rsid w:val="009164E0"/>
    <w:rsid w:val="00916581"/>
    <w:rsid w:val="00916A4A"/>
    <w:rsid w:val="009170A8"/>
    <w:rsid w:val="00920CA6"/>
    <w:rsid w:val="00921291"/>
    <w:rsid w:val="009213BE"/>
    <w:rsid w:val="009223ED"/>
    <w:rsid w:val="00922A7C"/>
    <w:rsid w:val="00922CFE"/>
    <w:rsid w:val="00923749"/>
    <w:rsid w:val="0092398D"/>
    <w:rsid w:val="009244EE"/>
    <w:rsid w:val="009262AB"/>
    <w:rsid w:val="0092691C"/>
    <w:rsid w:val="009269DD"/>
    <w:rsid w:val="00927404"/>
    <w:rsid w:val="00927B25"/>
    <w:rsid w:val="00930049"/>
    <w:rsid w:val="009309D2"/>
    <w:rsid w:val="00931A2C"/>
    <w:rsid w:val="0093207F"/>
    <w:rsid w:val="00932309"/>
    <w:rsid w:val="0093237F"/>
    <w:rsid w:val="00932F74"/>
    <w:rsid w:val="00933255"/>
    <w:rsid w:val="009332E1"/>
    <w:rsid w:val="009334D5"/>
    <w:rsid w:val="00933D10"/>
    <w:rsid w:val="00933D53"/>
    <w:rsid w:val="0093428C"/>
    <w:rsid w:val="009342A3"/>
    <w:rsid w:val="009342BA"/>
    <w:rsid w:val="0093458E"/>
    <w:rsid w:val="0093491A"/>
    <w:rsid w:val="00935614"/>
    <w:rsid w:val="00935EBF"/>
    <w:rsid w:val="00936348"/>
    <w:rsid w:val="00943595"/>
    <w:rsid w:val="009437D4"/>
    <w:rsid w:val="00943A6C"/>
    <w:rsid w:val="00943BF2"/>
    <w:rsid w:val="00945C11"/>
    <w:rsid w:val="0094668B"/>
    <w:rsid w:val="009466D2"/>
    <w:rsid w:val="0094699F"/>
    <w:rsid w:val="00947AD0"/>
    <w:rsid w:val="0095002E"/>
    <w:rsid w:val="0095007A"/>
    <w:rsid w:val="009500A4"/>
    <w:rsid w:val="00950B12"/>
    <w:rsid w:val="009535B0"/>
    <w:rsid w:val="00953C2B"/>
    <w:rsid w:val="00953C52"/>
    <w:rsid w:val="00953E3F"/>
    <w:rsid w:val="009541C6"/>
    <w:rsid w:val="00954BFC"/>
    <w:rsid w:val="009560FC"/>
    <w:rsid w:val="009563BC"/>
    <w:rsid w:val="009563EC"/>
    <w:rsid w:val="0095668C"/>
    <w:rsid w:val="009567C4"/>
    <w:rsid w:val="00960A54"/>
    <w:rsid w:val="00960D18"/>
    <w:rsid w:val="009615D0"/>
    <w:rsid w:val="00961A31"/>
    <w:rsid w:val="0096205B"/>
    <w:rsid w:val="00962114"/>
    <w:rsid w:val="00962577"/>
    <w:rsid w:val="00963958"/>
    <w:rsid w:val="00963C34"/>
    <w:rsid w:val="00964C6E"/>
    <w:rsid w:val="00964E45"/>
    <w:rsid w:val="009653A1"/>
    <w:rsid w:val="00965664"/>
    <w:rsid w:val="009658B9"/>
    <w:rsid w:val="00966FEE"/>
    <w:rsid w:val="00967AE7"/>
    <w:rsid w:val="0097157D"/>
    <w:rsid w:val="00971C59"/>
    <w:rsid w:val="00972518"/>
    <w:rsid w:val="0097260A"/>
    <w:rsid w:val="009726D5"/>
    <w:rsid w:val="00972754"/>
    <w:rsid w:val="00972F88"/>
    <w:rsid w:val="0097315D"/>
    <w:rsid w:val="009734D5"/>
    <w:rsid w:val="00975966"/>
    <w:rsid w:val="00975CD9"/>
    <w:rsid w:val="009771E3"/>
    <w:rsid w:val="00977AAF"/>
    <w:rsid w:val="00977D61"/>
    <w:rsid w:val="0098005A"/>
    <w:rsid w:val="0098036E"/>
    <w:rsid w:val="009807F6"/>
    <w:rsid w:val="009812BD"/>
    <w:rsid w:val="00982488"/>
    <w:rsid w:val="00982C97"/>
    <w:rsid w:val="00983CEB"/>
    <w:rsid w:val="00985032"/>
    <w:rsid w:val="0098645E"/>
    <w:rsid w:val="009866AA"/>
    <w:rsid w:val="009866E8"/>
    <w:rsid w:val="00986F08"/>
    <w:rsid w:val="0098796F"/>
    <w:rsid w:val="00987DA1"/>
    <w:rsid w:val="00990084"/>
    <w:rsid w:val="009907F8"/>
    <w:rsid w:val="00990AAE"/>
    <w:rsid w:val="00991CA9"/>
    <w:rsid w:val="00991CDF"/>
    <w:rsid w:val="00992B55"/>
    <w:rsid w:val="00992E7F"/>
    <w:rsid w:val="009946CC"/>
    <w:rsid w:val="00994FCE"/>
    <w:rsid w:val="009959A5"/>
    <w:rsid w:val="00995F95"/>
    <w:rsid w:val="00996670"/>
    <w:rsid w:val="009971A8"/>
    <w:rsid w:val="009978A0"/>
    <w:rsid w:val="009A0C3A"/>
    <w:rsid w:val="009A0D1B"/>
    <w:rsid w:val="009A2244"/>
    <w:rsid w:val="009A2555"/>
    <w:rsid w:val="009A2B84"/>
    <w:rsid w:val="009A41F5"/>
    <w:rsid w:val="009A432B"/>
    <w:rsid w:val="009A4D88"/>
    <w:rsid w:val="009A685E"/>
    <w:rsid w:val="009A7932"/>
    <w:rsid w:val="009A7FD4"/>
    <w:rsid w:val="009B0704"/>
    <w:rsid w:val="009B07BB"/>
    <w:rsid w:val="009B1AF4"/>
    <w:rsid w:val="009B1F71"/>
    <w:rsid w:val="009B23F5"/>
    <w:rsid w:val="009B379F"/>
    <w:rsid w:val="009B3E78"/>
    <w:rsid w:val="009B4CB2"/>
    <w:rsid w:val="009B58DC"/>
    <w:rsid w:val="009B6024"/>
    <w:rsid w:val="009C065E"/>
    <w:rsid w:val="009C0B29"/>
    <w:rsid w:val="009C0EF9"/>
    <w:rsid w:val="009C136C"/>
    <w:rsid w:val="009C1560"/>
    <w:rsid w:val="009C2B89"/>
    <w:rsid w:val="009C332F"/>
    <w:rsid w:val="009C3410"/>
    <w:rsid w:val="009C4873"/>
    <w:rsid w:val="009C4A01"/>
    <w:rsid w:val="009C59BD"/>
    <w:rsid w:val="009C70C3"/>
    <w:rsid w:val="009C73B2"/>
    <w:rsid w:val="009D1288"/>
    <w:rsid w:val="009D15EE"/>
    <w:rsid w:val="009D1C4C"/>
    <w:rsid w:val="009D2EEF"/>
    <w:rsid w:val="009D3C31"/>
    <w:rsid w:val="009D3D63"/>
    <w:rsid w:val="009D4763"/>
    <w:rsid w:val="009D5BA8"/>
    <w:rsid w:val="009D5C13"/>
    <w:rsid w:val="009D5C4F"/>
    <w:rsid w:val="009D5E15"/>
    <w:rsid w:val="009D60F4"/>
    <w:rsid w:val="009E18C5"/>
    <w:rsid w:val="009E19EE"/>
    <w:rsid w:val="009E1CCF"/>
    <w:rsid w:val="009E2059"/>
    <w:rsid w:val="009E2446"/>
    <w:rsid w:val="009E26BE"/>
    <w:rsid w:val="009E2AF7"/>
    <w:rsid w:val="009E316C"/>
    <w:rsid w:val="009E3A60"/>
    <w:rsid w:val="009E3CFB"/>
    <w:rsid w:val="009E4360"/>
    <w:rsid w:val="009E4BA2"/>
    <w:rsid w:val="009E5E5E"/>
    <w:rsid w:val="009E6605"/>
    <w:rsid w:val="009E7246"/>
    <w:rsid w:val="009E738F"/>
    <w:rsid w:val="009E7DA7"/>
    <w:rsid w:val="009E7EB0"/>
    <w:rsid w:val="009E7FA6"/>
    <w:rsid w:val="009F0CD7"/>
    <w:rsid w:val="009F103C"/>
    <w:rsid w:val="009F1154"/>
    <w:rsid w:val="009F135F"/>
    <w:rsid w:val="009F1684"/>
    <w:rsid w:val="009F2B7F"/>
    <w:rsid w:val="009F2CC3"/>
    <w:rsid w:val="009F2EFB"/>
    <w:rsid w:val="009F4E57"/>
    <w:rsid w:val="009F4F46"/>
    <w:rsid w:val="009F590D"/>
    <w:rsid w:val="009F5BC0"/>
    <w:rsid w:val="009F67CF"/>
    <w:rsid w:val="009F6828"/>
    <w:rsid w:val="009F68D9"/>
    <w:rsid w:val="009F6F2F"/>
    <w:rsid w:val="009F70CD"/>
    <w:rsid w:val="009F7497"/>
    <w:rsid w:val="00A00295"/>
    <w:rsid w:val="00A0207F"/>
    <w:rsid w:val="00A037E8"/>
    <w:rsid w:val="00A044DD"/>
    <w:rsid w:val="00A054EB"/>
    <w:rsid w:val="00A0568E"/>
    <w:rsid w:val="00A0638D"/>
    <w:rsid w:val="00A06490"/>
    <w:rsid w:val="00A064A8"/>
    <w:rsid w:val="00A06885"/>
    <w:rsid w:val="00A0767E"/>
    <w:rsid w:val="00A0773A"/>
    <w:rsid w:val="00A10820"/>
    <w:rsid w:val="00A10AF6"/>
    <w:rsid w:val="00A10C35"/>
    <w:rsid w:val="00A11162"/>
    <w:rsid w:val="00A11A0C"/>
    <w:rsid w:val="00A12834"/>
    <w:rsid w:val="00A12E10"/>
    <w:rsid w:val="00A12F2D"/>
    <w:rsid w:val="00A135E8"/>
    <w:rsid w:val="00A13795"/>
    <w:rsid w:val="00A13DF8"/>
    <w:rsid w:val="00A15294"/>
    <w:rsid w:val="00A16980"/>
    <w:rsid w:val="00A16DC7"/>
    <w:rsid w:val="00A17094"/>
    <w:rsid w:val="00A17519"/>
    <w:rsid w:val="00A201FC"/>
    <w:rsid w:val="00A22067"/>
    <w:rsid w:val="00A2239B"/>
    <w:rsid w:val="00A23092"/>
    <w:rsid w:val="00A2440C"/>
    <w:rsid w:val="00A24D76"/>
    <w:rsid w:val="00A25992"/>
    <w:rsid w:val="00A261A8"/>
    <w:rsid w:val="00A26878"/>
    <w:rsid w:val="00A26B74"/>
    <w:rsid w:val="00A26C90"/>
    <w:rsid w:val="00A2732E"/>
    <w:rsid w:val="00A30F8D"/>
    <w:rsid w:val="00A323A4"/>
    <w:rsid w:val="00A32481"/>
    <w:rsid w:val="00A32719"/>
    <w:rsid w:val="00A32D0D"/>
    <w:rsid w:val="00A331E6"/>
    <w:rsid w:val="00A33BCC"/>
    <w:rsid w:val="00A34F4B"/>
    <w:rsid w:val="00A34F79"/>
    <w:rsid w:val="00A354C2"/>
    <w:rsid w:val="00A35775"/>
    <w:rsid w:val="00A36048"/>
    <w:rsid w:val="00A37401"/>
    <w:rsid w:val="00A379EA"/>
    <w:rsid w:val="00A40F8D"/>
    <w:rsid w:val="00A41001"/>
    <w:rsid w:val="00A42BA5"/>
    <w:rsid w:val="00A43E97"/>
    <w:rsid w:val="00A43F6E"/>
    <w:rsid w:val="00A4437C"/>
    <w:rsid w:val="00A460A2"/>
    <w:rsid w:val="00A462C3"/>
    <w:rsid w:val="00A46323"/>
    <w:rsid w:val="00A46B6A"/>
    <w:rsid w:val="00A46EE3"/>
    <w:rsid w:val="00A50B66"/>
    <w:rsid w:val="00A51F2E"/>
    <w:rsid w:val="00A51FB0"/>
    <w:rsid w:val="00A5241D"/>
    <w:rsid w:val="00A534DC"/>
    <w:rsid w:val="00A53C03"/>
    <w:rsid w:val="00A54041"/>
    <w:rsid w:val="00A54125"/>
    <w:rsid w:val="00A5414D"/>
    <w:rsid w:val="00A54550"/>
    <w:rsid w:val="00A54B77"/>
    <w:rsid w:val="00A55232"/>
    <w:rsid w:val="00A552AD"/>
    <w:rsid w:val="00A55580"/>
    <w:rsid w:val="00A559FD"/>
    <w:rsid w:val="00A56418"/>
    <w:rsid w:val="00A56539"/>
    <w:rsid w:val="00A56CD7"/>
    <w:rsid w:val="00A607E8"/>
    <w:rsid w:val="00A60821"/>
    <w:rsid w:val="00A60D39"/>
    <w:rsid w:val="00A619CA"/>
    <w:rsid w:val="00A61C40"/>
    <w:rsid w:val="00A623DB"/>
    <w:rsid w:val="00A625AA"/>
    <w:rsid w:val="00A626BE"/>
    <w:rsid w:val="00A628D3"/>
    <w:rsid w:val="00A62A87"/>
    <w:rsid w:val="00A63EC3"/>
    <w:rsid w:val="00A6458B"/>
    <w:rsid w:val="00A656E7"/>
    <w:rsid w:val="00A661CC"/>
    <w:rsid w:val="00A6688F"/>
    <w:rsid w:val="00A66E2F"/>
    <w:rsid w:val="00A67254"/>
    <w:rsid w:val="00A707F2"/>
    <w:rsid w:val="00A7153E"/>
    <w:rsid w:val="00A733E5"/>
    <w:rsid w:val="00A74D02"/>
    <w:rsid w:val="00A752E1"/>
    <w:rsid w:val="00A7698C"/>
    <w:rsid w:val="00A76DC9"/>
    <w:rsid w:val="00A7741F"/>
    <w:rsid w:val="00A77C86"/>
    <w:rsid w:val="00A802F1"/>
    <w:rsid w:val="00A80329"/>
    <w:rsid w:val="00A80FD9"/>
    <w:rsid w:val="00A81EED"/>
    <w:rsid w:val="00A828CE"/>
    <w:rsid w:val="00A82DFC"/>
    <w:rsid w:val="00A83197"/>
    <w:rsid w:val="00A84545"/>
    <w:rsid w:val="00A84A83"/>
    <w:rsid w:val="00A84B11"/>
    <w:rsid w:val="00A851AF"/>
    <w:rsid w:val="00A85994"/>
    <w:rsid w:val="00A86C17"/>
    <w:rsid w:val="00A872B0"/>
    <w:rsid w:val="00A90C64"/>
    <w:rsid w:val="00A923B3"/>
    <w:rsid w:val="00A9248A"/>
    <w:rsid w:val="00A92663"/>
    <w:rsid w:val="00A92A49"/>
    <w:rsid w:val="00A94C59"/>
    <w:rsid w:val="00A95478"/>
    <w:rsid w:val="00A954F4"/>
    <w:rsid w:val="00A968BC"/>
    <w:rsid w:val="00AA07C2"/>
    <w:rsid w:val="00AA0B8A"/>
    <w:rsid w:val="00AA137E"/>
    <w:rsid w:val="00AA149B"/>
    <w:rsid w:val="00AA14E9"/>
    <w:rsid w:val="00AA24F0"/>
    <w:rsid w:val="00AA2D9E"/>
    <w:rsid w:val="00AA31B2"/>
    <w:rsid w:val="00AA3787"/>
    <w:rsid w:val="00AA3CD9"/>
    <w:rsid w:val="00AA4B86"/>
    <w:rsid w:val="00AA518F"/>
    <w:rsid w:val="00AA524B"/>
    <w:rsid w:val="00AA621B"/>
    <w:rsid w:val="00AA6500"/>
    <w:rsid w:val="00AA6C31"/>
    <w:rsid w:val="00AA733B"/>
    <w:rsid w:val="00AA77BF"/>
    <w:rsid w:val="00AA79BA"/>
    <w:rsid w:val="00AA7AF4"/>
    <w:rsid w:val="00AB11AB"/>
    <w:rsid w:val="00AB174A"/>
    <w:rsid w:val="00AB4669"/>
    <w:rsid w:val="00AB5796"/>
    <w:rsid w:val="00AB6085"/>
    <w:rsid w:val="00AB6D99"/>
    <w:rsid w:val="00AB72B1"/>
    <w:rsid w:val="00AB778F"/>
    <w:rsid w:val="00AB7E8A"/>
    <w:rsid w:val="00AC0A43"/>
    <w:rsid w:val="00AC0CCF"/>
    <w:rsid w:val="00AC2681"/>
    <w:rsid w:val="00AC31BF"/>
    <w:rsid w:val="00AC3EA9"/>
    <w:rsid w:val="00AC4DF0"/>
    <w:rsid w:val="00AC4E3E"/>
    <w:rsid w:val="00AC595E"/>
    <w:rsid w:val="00AC5BA5"/>
    <w:rsid w:val="00AC720A"/>
    <w:rsid w:val="00AC7632"/>
    <w:rsid w:val="00AC788D"/>
    <w:rsid w:val="00AC7A10"/>
    <w:rsid w:val="00AD1ECD"/>
    <w:rsid w:val="00AD229F"/>
    <w:rsid w:val="00AD2868"/>
    <w:rsid w:val="00AD2946"/>
    <w:rsid w:val="00AD384C"/>
    <w:rsid w:val="00AD3E63"/>
    <w:rsid w:val="00AD58FD"/>
    <w:rsid w:val="00AD65C2"/>
    <w:rsid w:val="00AD6DEA"/>
    <w:rsid w:val="00AD7023"/>
    <w:rsid w:val="00AD7904"/>
    <w:rsid w:val="00AE03E1"/>
    <w:rsid w:val="00AE18E6"/>
    <w:rsid w:val="00AE2E85"/>
    <w:rsid w:val="00AE3404"/>
    <w:rsid w:val="00AE40AD"/>
    <w:rsid w:val="00AE57DD"/>
    <w:rsid w:val="00AE6A06"/>
    <w:rsid w:val="00AE6B11"/>
    <w:rsid w:val="00AE7618"/>
    <w:rsid w:val="00AE767C"/>
    <w:rsid w:val="00AF0922"/>
    <w:rsid w:val="00AF1878"/>
    <w:rsid w:val="00AF241F"/>
    <w:rsid w:val="00AF2506"/>
    <w:rsid w:val="00AF26D0"/>
    <w:rsid w:val="00AF2730"/>
    <w:rsid w:val="00AF27A5"/>
    <w:rsid w:val="00AF27BD"/>
    <w:rsid w:val="00AF2DF6"/>
    <w:rsid w:val="00AF589B"/>
    <w:rsid w:val="00AF6D83"/>
    <w:rsid w:val="00AF7098"/>
    <w:rsid w:val="00AF7EA0"/>
    <w:rsid w:val="00AF7F2A"/>
    <w:rsid w:val="00B00165"/>
    <w:rsid w:val="00B0036D"/>
    <w:rsid w:val="00B0077C"/>
    <w:rsid w:val="00B00FE6"/>
    <w:rsid w:val="00B0119A"/>
    <w:rsid w:val="00B014C3"/>
    <w:rsid w:val="00B018DE"/>
    <w:rsid w:val="00B01A6A"/>
    <w:rsid w:val="00B02423"/>
    <w:rsid w:val="00B02922"/>
    <w:rsid w:val="00B02D89"/>
    <w:rsid w:val="00B03887"/>
    <w:rsid w:val="00B03937"/>
    <w:rsid w:val="00B03F2D"/>
    <w:rsid w:val="00B046E6"/>
    <w:rsid w:val="00B04ABA"/>
    <w:rsid w:val="00B0528A"/>
    <w:rsid w:val="00B0662F"/>
    <w:rsid w:val="00B067B4"/>
    <w:rsid w:val="00B06FDD"/>
    <w:rsid w:val="00B07039"/>
    <w:rsid w:val="00B07784"/>
    <w:rsid w:val="00B07C65"/>
    <w:rsid w:val="00B10158"/>
    <w:rsid w:val="00B11188"/>
    <w:rsid w:val="00B112A0"/>
    <w:rsid w:val="00B11D62"/>
    <w:rsid w:val="00B12D4F"/>
    <w:rsid w:val="00B141AC"/>
    <w:rsid w:val="00B15CA7"/>
    <w:rsid w:val="00B16059"/>
    <w:rsid w:val="00B1665D"/>
    <w:rsid w:val="00B16C6C"/>
    <w:rsid w:val="00B16E43"/>
    <w:rsid w:val="00B17790"/>
    <w:rsid w:val="00B208FF"/>
    <w:rsid w:val="00B20ED7"/>
    <w:rsid w:val="00B226FE"/>
    <w:rsid w:val="00B22B88"/>
    <w:rsid w:val="00B22CE1"/>
    <w:rsid w:val="00B2392B"/>
    <w:rsid w:val="00B248CB"/>
    <w:rsid w:val="00B24FD4"/>
    <w:rsid w:val="00B2592E"/>
    <w:rsid w:val="00B27BA3"/>
    <w:rsid w:val="00B3125D"/>
    <w:rsid w:val="00B312A7"/>
    <w:rsid w:val="00B314C2"/>
    <w:rsid w:val="00B31937"/>
    <w:rsid w:val="00B31EF4"/>
    <w:rsid w:val="00B32F38"/>
    <w:rsid w:val="00B33095"/>
    <w:rsid w:val="00B33268"/>
    <w:rsid w:val="00B33328"/>
    <w:rsid w:val="00B342A0"/>
    <w:rsid w:val="00B34C9B"/>
    <w:rsid w:val="00B35774"/>
    <w:rsid w:val="00B35870"/>
    <w:rsid w:val="00B35E17"/>
    <w:rsid w:val="00B37563"/>
    <w:rsid w:val="00B37A82"/>
    <w:rsid w:val="00B408E2"/>
    <w:rsid w:val="00B40B80"/>
    <w:rsid w:val="00B40E98"/>
    <w:rsid w:val="00B42270"/>
    <w:rsid w:val="00B423F0"/>
    <w:rsid w:val="00B43041"/>
    <w:rsid w:val="00B4374D"/>
    <w:rsid w:val="00B444BA"/>
    <w:rsid w:val="00B44AE2"/>
    <w:rsid w:val="00B45A56"/>
    <w:rsid w:val="00B46ECE"/>
    <w:rsid w:val="00B46F35"/>
    <w:rsid w:val="00B473CD"/>
    <w:rsid w:val="00B50378"/>
    <w:rsid w:val="00B50FF3"/>
    <w:rsid w:val="00B51EBF"/>
    <w:rsid w:val="00B5427F"/>
    <w:rsid w:val="00B54C18"/>
    <w:rsid w:val="00B558C2"/>
    <w:rsid w:val="00B55F6E"/>
    <w:rsid w:val="00B56194"/>
    <w:rsid w:val="00B56948"/>
    <w:rsid w:val="00B57A63"/>
    <w:rsid w:val="00B60DEC"/>
    <w:rsid w:val="00B612A8"/>
    <w:rsid w:val="00B626CE"/>
    <w:rsid w:val="00B62935"/>
    <w:rsid w:val="00B62FAE"/>
    <w:rsid w:val="00B6357E"/>
    <w:rsid w:val="00B63C3D"/>
    <w:rsid w:val="00B64549"/>
    <w:rsid w:val="00B659B6"/>
    <w:rsid w:val="00B66262"/>
    <w:rsid w:val="00B66F49"/>
    <w:rsid w:val="00B66FA7"/>
    <w:rsid w:val="00B673C9"/>
    <w:rsid w:val="00B674C0"/>
    <w:rsid w:val="00B67531"/>
    <w:rsid w:val="00B71524"/>
    <w:rsid w:val="00B71FB3"/>
    <w:rsid w:val="00B728AD"/>
    <w:rsid w:val="00B736EC"/>
    <w:rsid w:val="00B73923"/>
    <w:rsid w:val="00B74256"/>
    <w:rsid w:val="00B74A5B"/>
    <w:rsid w:val="00B75F44"/>
    <w:rsid w:val="00B76078"/>
    <w:rsid w:val="00B77339"/>
    <w:rsid w:val="00B7739A"/>
    <w:rsid w:val="00B77E61"/>
    <w:rsid w:val="00B807D4"/>
    <w:rsid w:val="00B80C36"/>
    <w:rsid w:val="00B81D67"/>
    <w:rsid w:val="00B82985"/>
    <w:rsid w:val="00B82E54"/>
    <w:rsid w:val="00B8380B"/>
    <w:rsid w:val="00B8400E"/>
    <w:rsid w:val="00B84F2D"/>
    <w:rsid w:val="00B86196"/>
    <w:rsid w:val="00B87130"/>
    <w:rsid w:val="00B90A14"/>
    <w:rsid w:val="00B913FC"/>
    <w:rsid w:val="00B9154C"/>
    <w:rsid w:val="00B91E80"/>
    <w:rsid w:val="00B91ED5"/>
    <w:rsid w:val="00B92626"/>
    <w:rsid w:val="00B9292B"/>
    <w:rsid w:val="00B937FC"/>
    <w:rsid w:val="00B940D5"/>
    <w:rsid w:val="00B94104"/>
    <w:rsid w:val="00B94938"/>
    <w:rsid w:val="00B94C4F"/>
    <w:rsid w:val="00B957D4"/>
    <w:rsid w:val="00B95F65"/>
    <w:rsid w:val="00B9668A"/>
    <w:rsid w:val="00B96CA0"/>
    <w:rsid w:val="00B975DF"/>
    <w:rsid w:val="00B97EE5"/>
    <w:rsid w:val="00BA1463"/>
    <w:rsid w:val="00BA14AA"/>
    <w:rsid w:val="00BA17A7"/>
    <w:rsid w:val="00BA2757"/>
    <w:rsid w:val="00BA32FC"/>
    <w:rsid w:val="00BA373F"/>
    <w:rsid w:val="00BA3EEB"/>
    <w:rsid w:val="00BA56BE"/>
    <w:rsid w:val="00BA59AD"/>
    <w:rsid w:val="00BA5F12"/>
    <w:rsid w:val="00BA6DC7"/>
    <w:rsid w:val="00BA746E"/>
    <w:rsid w:val="00BA7651"/>
    <w:rsid w:val="00BA7820"/>
    <w:rsid w:val="00BB2CFA"/>
    <w:rsid w:val="00BB2FD5"/>
    <w:rsid w:val="00BB3385"/>
    <w:rsid w:val="00BB3AB2"/>
    <w:rsid w:val="00BB47D5"/>
    <w:rsid w:val="00BB6EEA"/>
    <w:rsid w:val="00BB7905"/>
    <w:rsid w:val="00BC143E"/>
    <w:rsid w:val="00BC1CF8"/>
    <w:rsid w:val="00BC2D9B"/>
    <w:rsid w:val="00BC3A55"/>
    <w:rsid w:val="00BC4264"/>
    <w:rsid w:val="00BC4592"/>
    <w:rsid w:val="00BC4BFC"/>
    <w:rsid w:val="00BC562F"/>
    <w:rsid w:val="00BC56B6"/>
    <w:rsid w:val="00BC5E9B"/>
    <w:rsid w:val="00BC5EAC"/>
    <w:rsid w:val="00BC662B"/>
    <w:rsid w:val="00BC66EC"/>
    <w:rsid w:val="00BC6A63"/>
    <w:rsid w:val="00BC7380"/>
    <w:rsid w:val="00BD0892"/>
    <w:rsid w:val="00BD0963"/>
    <w:rsid w:val="00BD0A61"/>
    <w:rsid w:val="00BD0A94"/>
    <w:rsid w:val="00BD1828"/>
    <w:rsid w:val="00BD1E58"/>
    <w:rsid w:val="00BD29B4"/>
    <w:rsid w:val="00BD37D0"/>
    <w:rsid w:val="00BD4D2E"/>
    <w:rsid w:val="00BD5AD7"/>
    <w:rsid w:val="00BD5B66"/>
    <w:rsid w:val="00BD5C4D"/>
    <w:rsid w:val="00BD796C"/>
    <w:rsid w:val="00BE0551"/>
    <w:rsid w:val="00BE07BA"/>
    <w:rsid w:val="00BE1370"/>
    <w:rsid w:val="00BE2702"/>
    <w:rsid w:val="00BE3420"/>
    <w:rsid w:val="00BE3E00"/>
    <w:rsid w:val="00BE3F18"/>
    <w:rsid w:val="00BE3F59"/>
    <w:rsid w:val="00BE44F3"/>
    <w:rsid w:val="00BE6080"/>
    <w:rsid w:val="00BE7851"/>
    <w:rsid w:val="00BE7979"/>
    <w:rsid w:val="00BF0472"/>
    <w:rsid w:val="00BF0EBE"/>
    <w:rsid w:val="00BF1950"/>
    <w:rsid w:val="00BF25EC"/>
    <w:rsid w:val="00BF2DDD"/>
    <w:rsid w:val="00BF3310"/>
    <w:rsid w:val="00BF396B"/>
    <w:rsid w:val="00BF4768"/>
    <w:rsid w:val="00BF4CF8"/>
    <w:rsid w:val="00BF4ED9"/>
    <w:rsid w:val="00BF5BBC"/>
    <w:rsid w:val="00BF6BDD"/>
    <w:rsid w:val="00BF7F05"/>
    <w:rsid w:val="00C00AF8"/>
    <w:rsid w:val="00C017A5"/>
    <w:rsid w:val="00C01B6E"/>
    <w:rsid w:val="00C05097"/>
    <w:rsid w:val="00C06866"/>
    <w:rsid w:val="00C06B36"/>
    <w:rsid w:val="00C074A3"/>
    <w:rsid w:val="00C10851"/>
    <w:rsid w:val="00C10A1A"/>
    <w:rsid w:val="00C10D41"/>
    <w:rsid w:val="00C11A0B"/>
    <w:rsid w:val="00C11F2B"/>
    <w:rsid w:val="00C1243A"/>
    <w:rsid w:val="00C1339F"/>
    <w:rsid w:val="00C1347A"/>
    <w:rsid w:val="00C14F97"/>
    <w:rsid w:val="00C15A15"/>
    <w:rsid w:val="00C15C33"/>
    <w:rsid w:val="00C15D99"/>
    <w:rsid w:val="00C16A3D"/>
    <w:rsid w:val="00C16C52"/>
    <w:rsid w:val="00C2103D"/>
    <w:rsid w:val="00C21B27"/>
    <w:rsid w:val="00C22018"/>
    <w:rsid w:val="00C22153"/>
    <w:rsid w:val="00C235C3"/>
    <w:rsid w:val="00C23687"/>
    <w:rsid w:val="00C236FA"/>
    <w:rsid w:val="00C23D06"/>
    <w:rsid w:val="00C30808"/>
    <w:rsid w:val="00C3155E"/>
    <w:rsid w:val="00C31912"/>
    <w:rsid w:val="00C32398"/>
    <w:rsid w:val="00C3325B"/>
    <w:rsid w:val="00C33DCC"/>
    <w:rsid w:val="00C33E17"/>
    <w:rsid w:val="00C34A2B"/>
    <w:rsid w:val="00C34FA8"/>
    <w:rsid w:val="00C350E1"/>
    <w:rsid w:val="00C354CC"/>
    <w:rsid w:val="00C35BFD"/>
    <w:rsid w:val="00C35C2F"/>
    <w:rsid w:val="00C369E4"/>
    <w:rsid w:val="00C37B20"/>
    <w:rsid w:val="00C40EC0"/>
    <w:rsid w:val="00C40EE4"/>
    <w:rsid w:val="00C41244"/>
    <w:rsid w:val="00C41836"/>
    <w:rsid w:val="00C41919"/>
    <w:rsid w:val="00C41924"/>
    <w:rsid w:val="00C421FA"/>
    <w:rsid w:val="00C42824"/>
    <w:rsid w:val="00C430FD"/>
    <w:rsid w:val="00C4482D"/>
    <w:rsid w:val="00C44975"/>
    <w:rsid w:val="00C46309"/>
    <w:rsid w:val="00C47D43"/>
    <w:rsid w:val="00C47DF6"/>
    <w:rsid w:val="00C500AA"/>
    <w:rsid w:val="00C50556"/>
    <w:rsid w:val="00C50838"/>
    <w:rsid w:val="00C5098B"/>
    <w:rsid w:val="00C51D00"/>
    <w:rsid w:val="00C51D2D"/>
    <w:rsid w:val="00C52B5B"/>
    <w:rsid w:val="00C530AB"/>
    <w:rsid w:val="00C53B48"/>
    <w:rsid w:val="00C55108"/>
    <w:rsid w:val="00C56CCA"/>
    <w:rsid w:val="00C56F58"/>
    <w:rsid w:val="00C601CD"/>
    <w:rsid w:val="00C61788"/>
    <w:rsid w:val="00C61F39"/>
    <w:rsid w:val="00C62C0F"/>
    <w:rsid w:val="00C640E4"/>
    <w:rsid w:val="00C642CF"/>
    <w:rsid w:val="00C65B93"/>
    <w:rsid w:val="00C7061C"/>
    <w:rsid w:val="00C710D0"/>
    <w:rsid w:val="00C720D6"/>
    <w:rsid w:val="00C7357B"/>
    <w:rsid w:val="00C7449D"/>
    <w:rsid w:val="00C747BD"/>
    <w:rsid w:val="00C74D0A"/>
    <w:rsid w:val="00C761B9"/>
    <w:rsid w:val="00C76E69"/>
    <w:rsid w:val="00C76E9C"/>
    <w:rsid w:val="00C76ECD"/>
    <w:rsid w:val="00C80139"/>
    <w:rsid w:val="00C80F3C"/>
    <w:rsid w:val="00C8307E"/>
    <w:rsid w:val="00C83477"/>
    <w:rsid w:val="00C837BB"/>
    <w:rsid w:val="00C83CE1"/>
    <w:rsid w:val="00C8441D"/>
    <w:rsid w:val="00C8470D"/>
    <w:rsid w:val="00C85372"/>
    <w:rsid w:val="00C85405"/>
    <w:rsid w:val="00C85948"/>
    <w:rsid w:val="00C85F59"/>
    <w:rsid w:val="00C86143"/>
    <w:rsid w:val="00C8623C"/>
    <w:rsid w:val="00C86566"/>
    <w:rsid w:val="00C90828"/>
    <w:rsid w:val="00C9178C"/>
    <w:rsid w:val="00C92810"/>
    <w:rsid w:val="00C92FF1"/>
    <w:rsid w:val="00C9359D"/>
    <w:rsid w:val="00C93B0A"/>
    <w:rsid w:val="00C93BA1"/>
    <w:rsid w:val="00C93F4C"/>
    <w:rsid w:val="00C942F1"/>
    <w:rsid w:val="00C9480C"/>
    <w:rsid w:val="00C95406"/>
    <w:rsid w:val="00C95A09"/>
    <w:rsid w:val="00C96091"/>
    <w:rsid w:val="00C9686F"/>
    <w:rsid w:val="00C974EC"/>
    <w:rsid w:val="00C977E6"/>
    <w:rsid w:val="00C9780C"/>
    <w:rsid w:val="00C97A56"/>
    <w:rsid w:val="00C97A6D"/>
    <w:rsid w:val="00CA13D0"/>
    <w:rsid w:val="00CA1F8B"/>
    <w:rsid w:val="00CA3822"/>
    <w:rsid w:val="00CA3928"/>
    <w:rsid w:val="00CA40AC"/>
    <w:rsid w:val="00CA4ACB"/>
    <w:rsid w:val="00CA5341"/>
    <w:rsid w:val="00CA5F4C"/>
    <w:rsid w:val="00CA61D4"/>
    <w:rsid w:val="00CA7F5A"/>
    <w:rsid w:val="00CB00EC"/>
    <w:rsid w:val="00CB0B2C"/>
    <w:rsid w:val="00CB1724"/>
    <w:rsid w:val="00CB2D17"/>
    <w:rsid w:val="00CB38D4"/>
    <w:rsid w:val="00CB3FC2"/>
    <w:rsid w:val="00CB6107"/>
    <w:rsid w:val="00CB6EC5"/>
    <w:rsid w:val="00CB71CA"/>
    <w:rsid w:val="00CB7F75"/>
    <w:rsid w:val="00CC0343"/>
    <w:rsid w:val="00CC03F4"/>
    <w:rsid w:val="00CC1D00"/>
    <w:rsid w:val="00CC2CEA"/>
    <w:rsid w:val="00CC3F40"/>
    <w:rsid w:val="00CC4ADE"/>
    <w:rsid w:val="00CC51F1"/>
    <w:rsid w:val="00CD06F6"/>
    <w:rsid w:val="00CD266E"/>
    <w:rsid w:val="00CD2762"/>
    <w:rsid w:val="00CD2AA2"/>
    <w:rsid w:val="00CD397E"/>
    <w:rsid w:val="00CD3BA3"/>
    <w:rsid w:val="00CD46DE"/>
    <w:rsid w:val="00CD5A54"/>
    <w:rsid w:val="00CD7286"/>
    <w:rsid w:val="00CE008F"/>
    <w:rsid w:val="00CE13CD"/>
    <w:rsid w:val="00CE1B8E"/>
    <w:rsid w:val="00CE2681"/>
    <w:rsid w:val="00CE3A1A"/>
    <w:rsid w:val="00CE43FE"/>
    <w:rsid w:val="00CE5118"/>
    <w:rsid w:val="00CE626D"/>
    <w:rsid w:val="00CE7978"/>
    <w:rsid w:val="00CF02DF"/>
    <w:rsid w:val="00CF10C1"/>
    <w:rsid w:val="00CF1EB2"/>
    <w:rsid w:val="00CF2CB6"/>
    <w:rsid w:val="00CF2E4A"/>
    <w:rsid w:val="00CF2F8F"/>
    <w:rsid w:val="00CF35B9"/>
    <w:rsid w:val="00CF3B11"/>
    <w:rsid w:val="00CF3CAA"/>
    <w:rsid w:val="00CF4A47"/>
    <w:rsid w:val="00CF5FDD"/>
    <w:rsid w:val="00CF6C05"/>
    <w:rsid w:val="00CF71C2"/>
    <w:rsid w:val="00CF7DF3"/>
    <w:rsid w:val="00D000D5"/>
    <w:rsid w:val="00D00960"/>
    <w:rsid w:val="00D00D4A"/>
    <w:rsid w:val="00D01367"/>
    <w:rsid w:val="00D01FCD"/>
    <w:rsid w:val="00D022A2"/>
    <w:rsid w:val="00D024D4"/>
    <w:rsid w:val="00D03129"/>
    <w:rsid w:val="00D03BBA"/>
    <w:rsid w:val="00D03BF0"/>
    <w:rsid w:val="00D03EAE"/>
    <w:rsid w:val="00D03F59"/>
    <w:rsid w:val="00D042CC"/>
    <w:rsid w:val="00D04A38"/>
    <w:rsid w:val="00D04CB9"/>
    <w:rsid w:val="00D05089"/>
    <w:rsid w:val="00D053F6"/>
    <w:rsid w:val="00D059A6"/>
    <w:rsid w:val="00D05CD9"/>
    <w:rsid w:val="00D05F94"/>
    <w:rsid w:val="00D06452"/>
    <w:rsid w:val="00D06D35"/>
    <w:rsid w:val="00D07BE1"/>
    <w:rsid w:val="00D100A6"/>
    <w:rsid w:val="00D11C87"/>
    <w:rsid w:val="00D120A7"/>
    <w:rsid w:val="00D12190"/>
    <w:rsid w:val="00D126FD"/>
    <w:rsid w:val="00D12A0E"/>
    <w:rsid w:val="00D13270"/>
    <w:rsid w:val="00D14F4C"/>
    <w:rsid w:val="00D14F57"/>
    <w:rsid w:val="00D156A2"/>
    <w:rsid w:val="00D1599C"/>
    <w:rsid w:val="00D15B9A"/>
    <w:rsid w:val="00D16BAF"/>
    <w:rsid w:val="00D16F5D"/>
    <w:rsid w:val="00D177E3"/>
    <w:rsid w:val="00D17AD6"/>
    <w:rsid w:val="00D2030E"/>
    <w:rsid w:val="00D20951"/>
    <w:rsid w:val="00D20A40"/>
    <w:rsid w:val="00D21664"/>
    <w:rsid w:val="00D21946"/>
    <w:rsid w:val="00D2251A"/>
    <w:rsid w:val="00D2260C"/>
    <w:rsid w:val="00D22CBF"/>
    <w:rsid w:val="00D23AE5"/>
    <w:rsid w:val="00D23B11"/>
    <w:rsid w:val="00D23F88"/>
    <w:rsid w:val="00D254CF"/>
    <w:rsid w:val="00D25CD3"/>
    <w:rsid w:val="00D25D21"/>
    <w:rsid w:val="00D260EA"/>
    <w:rsid w:val="00D3054A"/>
    <w:rsid w:val="00D3065F"/>
    <w:rsid w:val="00D30B0A"/>
    <w:rsid w:val="00D32438"/>
    <w:rsid w:val="00D33F29"/>
    <w:rsid w:val="00D34961"/>
    <w:rsid w:val="00D354E6"/>
    <w:rsid w:val="00D362BD"/>
    <w:rsid w:val="00D37E06"/>
    <w:rsid w:val="00D40D87"/>
    <w:rsid w:val="00D40DB4"/>
    <w:rsid w:val="00D42811"/>
    <w:rsid w:val="00D44015"/>
    <w:rsid w:val="00D45299"/>
    <w:rsid w:val="00D4581C"/>
    <w:rsid w:val="00D47011"/>
    <w:rsid w:val="00D47CBC"/>
    <w:rsid w:val="00D5041D"/>
    <w:rsid w:val="00D51207"/>
    <w:rsid w:val="00D543DA"/>
    <w:rsid w:val="00D5477A"/>
    <w:rsid w:val="00D550E2"/>
    <w:rsid w:val="00D56384"/>
    <w:rsid w:val="00D56465"/>
    <w:rsid w:val="00D56A6D"/>
    <w:rsid w:val="00D56AD5"/>
    <w:rsid w:val="00D57C8D"/>
    <w:rsid w:val="00D6044D"/>
    <w:rsid w:val="00D61180"/>
    <w:rsid w:val="00D61253"/>
    <w:rsid w:val="00D6152D"/>
    <w:rsid w:val="00D61AAA"/>
    <w:rsid w:val="00D61F34"/>
    <w:rsid w:val="00D625C5"/>
    <w:rsid w:val="00D627EB"/>
    <w:rsid w:val="00D62CF8"/>
    <w:rsid w:val="00D630D0"/>
    <w:rsid w:val="00D6406A"/>
    <w:rsid w:val="00D65410"/>
    <w:rsid w:val="00D658F8"/>
    <w:rsid w:val="00D662C7"/>
    <w:rsid w:val="00D66841"/>
    <w:rsid w:val="00D70491"/>
    <w:rsid w:val="00D70DB6"/>
    <w:rsid w:val="00D70EAF"/>
    <w:rsid w:val="00D72834"/>
    <w:rsid w:val="00D729AE"/>
    <w:rsid w:val="00D73459"/>
    <w:rsid w:val="00D7366F"/>
    <w:rsid w:val="00D73A11"/>
    <w:rsid w:val="00D7403F"/>
    <w:rsid w:val="00D74A02"/>
    <w:rsid w:val="00D75249"/>
    <w:rsid w:val="00D75B0D"/>
    <w:rsid w:val="00D75FED"/>
    <w:rsid w:val="00D778E6"/>
    <w:rsid w:val="00D80572"/>
    <w:rsid w:val="00D805FD"/>
    <w:rsid w:val="00D80910"/>
    <w:rsid w:val="00D8115D"/>
    <w:rsid w:val="00D82129"/>
    <w:rsid w:val="00D821D2"/>
    <w:rsid w:val="00D823FF"/>
    <w:rsid w:val="00D8275E"/>
    <w:rsid w:val="00D842FA"/>
    <w:rsid w:val="00D8492A"/>
    <w:rsid w:val="00D85703"/>
    <w:rsid w:val="00D8584C"/>
    <w:rsid w:val="00D868AD"/>
    <w:rsid w:val="00D86997"/>
    <w:rsid w:val="00D8715D"/>
    <w:rsid w:val="00D871E9"/>
    <w:rsid w:val="00D87ECC"/>
    <w:rsid w:val="00D90858"/>
    <w:rsid w:val="00D91143"/>
    <w:rsid w:val="00D9169C"/>
    <w:rsid w:val="00D91720"/>
    <w:rsid w:val="00D91B86"/>
    <w:rsid w:val="00D927F7"/>
    <w:rsid w:val="00D934FD"/>
    <w:rsid w:val="00D93569"/>
    <w:rsid w:val="00D93971"/>
    <w:rsid w:val="00D940EE"/>
    <w:rsid w:val="00D942D4"/>
    <w:rsid w:val="00D942E5"/>
    <w:rsid w:val="00D9512B"/>
    <w:rsid w:val="00D957E8"/>
    <w:rsid w:val="00D95A00"/>
    <w:rsid w:val="00D95DBF"/>
    <w:rsid w:val="00D961BF"/>
    <w:rsid w:val="00D96E53"/>
    <w:rsid w:val="00D96F2B"/>
    <w:rsid w:val="00DA06F8"/>
    <w:rsid w:val="00DA0D3C"/>
    <w:rsid w:val="00DA100E"/>
    <w:rsid w:val="00DA2654"/>
    <w:rsid w:val="00DA27BB"/>
    <w:rsid w:val="00DA3098"/>
    <w:rsid w:val="00DA30D9"/>
    <w:rsid w:val="00DA39B6"/>
    <w:rsid w:val="00DA3BC2"/>
    <w:rsid w:val="00DA3E6E"/>
    <w:rsid w:val="00DA57DD"/>
    <w:rsid w:val="00DA597F"/>
    <w:rsid w:val="00DA60E5"/>
    <w:rsid w:val="00DA6710"/>
    <w:rsid w:val="00DA71E9"/>
    <w:rsid w:val="00DA7E91"/>
    <w:rsid w:val="00DB02C8"/>
    <w:rsid w:val="00DB03CC"/>
    <w:rsid w:val="00DB0854"/>
    <w:rsid w:val="00DB0DF5"/>
    <w:rsid w:val="00DB2246"/>
    <w:rsid w:val="00DB2634"/>
    <w:rsid w:val="00DB271B"/>
    <w:rsid w:val="00DB33A3"/>
    <w:rsid w:val="00DB43C5"/>
    <w:rsid w:val="00DB453F"/>
    <w:rsid w:val="00DB6214"/>
    <w:rsid w:val="00DC06DD"/>
    <w:rsid w:val="00DC076A"/>
    <w:rsid w:val="00DC07C9"/>
    <w:rsid w:val="00DC0977"/>
    <w:rsid w:val="00DC14E0"/>
    <w:rsid w:val="00DC1AB5"/>
    <w:rsid w:val="00DC1BFA"/>
    <w:rsid w:val="00DC21B2"/>
    <w:rsid w:val="00DC3051"/>
    <w:rsid w:val="00DC310B"/>
    <w:rsid w:val="00DC3190"/>
    <w:rsid w:val="00DC6983"/>
    <w:rsid w:val="00DC709C"/>
    <w:rsid w:val="00DD0A38"/>
    <w:rsid w:val="00DD1434"/>
    <w:rsid w:val="00DD1A8F"/>
    <w:rsid w:val="00DD1EA3"/>
    <w:rsid w:val="00DD2392"/>
    <w:rsid w:val="00DD2DA4"/>
    <w:rsid w:val="00DD3294"/>
    <w:rsid w:val="00DD4108"/>
    <w:rsid w:val="00DD4144"/>
    <w:rsid w:val="00DD4A89"/>
    <w:rsid w:val="00DD5923"/>
    <w:rsid w:val="00DD6047"/>
    <w:rsid w:val="00DD6615"/>
    <w:rsid w:val="00DD7504"/>
    <w:rsid w:val="00DD764A"/>
    <w:rsid w:val="00DE0520"/>
    <w:rsid w:val="00DE0DA0"/>
    <w:rsid w:val="00DE11B5"/>
    <w:rsid w:val="00DE14F8"/>
    <w:rsid w:val="00DE1C98"/>
    <w:rsid w:val="00DE34A6"/>
    <w:rsid w:val="00DE3C41"/>
    <w:rsid w:val="00DE4398"/>
    <w:rsid w:val="00DE4421"/>
    <w:rsid w:val="00DE4D20"/>
    <w:rsid w:val="00DE4F05"/>
    <w:rsid w:val="00DE537A"/>
    <w:rsid w:val="00DE5BA0"/>
    <w:rsid w:val="00DE5E14"/>
    <w:rsid w:val="00DE6632"/>
    <w:rsid w:val="00DE69F1"/>
    <w:rsid w:val="00DE7D41"/>
    <w:rsid w:val="00DF2056"/>
    <w:rsid w:val="00DF2D09"/>
    <w:rsid w:val="00DF31AE"/>
    <w:rsid w:val="00DF3D6F"/>
    <w:rsid w:val="00DF3F25"/>
    <w:rsid w:val="00DF6C4E"/>
    <w:rsid w:val="00DF6D63"/>
    <w:rsid w:val="00DF71E2"/>
    <w:rsid w:val="00DF7F00"/>
    <w:rsid w:val="00DF7F38"/>
    <w:rsid w:val="00E01442"/>
    <w:rsid w:val="00E02179"/>
    <w:rsid w:val="00E02824"/>
    <w:rsid w:val="00E02BFB"/>
    <w:rsid w:val="00E03024"/>
    <w:rsid w:val="00E033B7"/>
    <w:rsid w:val="00E03D82"/>
    <w:rsid w:val="00E0461D"/>
    <w:rsid w:val="00E05A95"/>
    <w:rsid w:val="00E06833"/>
    <w:rsid w:val="00E07292"/>
    <w:rsid w:val="00E07658"/>
    <w:rsid w:val="00E07F67"/>
    <w:rsid w:val="00E10679"/>
    <w:rsid w:val="00E10785"/>
    <w:rsid w:val="00E11A6E"/>
    <w:rsid w:val="00E132D9"/>
    <w:rsid w:val="00E1336C"/>
    <w:rsid w:val="00E135B7"/>
    <w:rsid w:val="00E14219"/>
    <w:rsid w:val="00E14419"/>
    <w:rsid w:val="00E14F20"/>
    <w:rsid w:val="00E15DD6"/>
    <w:rsid w:val="00E1649C"/>
    <w:rsid w:val="00E16583"/>
    <w:rsid w:val="00E16EAC"/>
    <w:rsid w:val="00E2002C"/>
    <w:rsid w:val="00E20374"/>
    <w:rsid w:val="00E206E5"/>
    <w:rsid w:val="00E21CCE"/>
    <w:rsid w:val="00E221C3"/>
    <w:rsid w:val="00E22275"/>
    <w:rsid w:val="00E22ADE"/>
    <w:rsid w:val="00E2311C"/>
    <w:rsid w:val="00E23A15"/>
    <w:rsid w:val="00E24B70"/>
    <w:rsid w:val="00E26754"/>
    <w:rsid w:val="00E2681D"/>
    <w:rsid w:val="00E27475"/>
    <w:rsid w:val="00E27BA5"/>
    <w:rsid w:val="00E30018"/>
    <w:rsid w:val="00E3108B"/>
    <w:rsid w:val="00E3122D"/>
    <w:rsid w:val="00E31498"/>
    <w:rsid w:val="00E32D47"/>
    <w:rsid w:val="00E3325F"/>
    <w:rsid w:val="00E33667"/>
    <w:rsid w:val="00E337E1"/>
    <w:rsid w:val="00E33D73"/>
    <w:rsid w:val="00E3425E"/>
    <w:rsid w:val="00E34A66"/>
    <w:rsid w:val="00E34CD9"/>
    <w:rsid w:val="00E367D7"/>
    <w:rsid w:val="00E4053E"/>
    <w:rsid w:val="00E407A7"/>
    <w:rsid w:val="00E40845"/>
    <w:rsid w:val="00E42057"/>
    <w:rsid w:val="00E4243A"/>
    <w:rsid w:val="00E424D1"/>
    <w:rsid w:val="00E42DF7"/>
    <w:rsid w:val="00E42E3B"/>
    <w:rsid w:val="00E44AAA"/>
    <w:rsid w:val="00E44CF1"/>
    <w:rsid w:val="00E46360"/>
    <w:rsid w:val="00E46843"/>
    <w:rsid w:val="00E50E2E"/>
    <w:rsid w:val="00E51283"/>
    <w:rsid w:val="00E520B0"/>
    <w:rsid w:val="00E52655"/>
    <w:rsid w:val="00E52787"/>
    <w:rsid w:val="00E52EFA"/>
    <w:rsid w:val="00E53955"/>
    <w:rsid w:val="00E53B10"/>
    <w:rsid w:val="00E54263"/>
    <w:rsid w:val="00E54705"/>
    <w:rsid w:val="00E54958"/>
    <w:rsid w:val="00E554DA"/>
    <w:rsid w:val="00E5583F"/>
    <w:rsid w:val="00E55CD1"/>
    <w:rsid w:val="00E55D6E"/>
    <w:rsid w:val="00E56B8B"/>
    <w:rsid w:val="00E56DE6"/>
    <w:rsid w:val="00E57921"/>
    <w:rsid w:val="00E57C10"/>
    <w:rsid w:val="00E62917"/>
    <w:rsid w:val="00E62942"/>
    <w:rsid w:val="00E63F9F"/>
    <w:rsid w:val="00E64F0C"/>
    <w:rsid w:val="00E6659B"/>
    <w:rsid w:val="00E666D6"/>
    <w:rsid w:val="00E730A3"/>
    <w:rsid w:val="00E73352"/>
    <w:rsid w:val="00E734EA"/>
    <w:rsid w:val="00E73782"/>
    <w:rsid w:val="00E7497A"/>
    <w:rsid w:val="00E74A45"/>
    <w:rsid w:val="00E74EB1"/>
    <w:rsid w:val="00E755C2"/>
    <w:rsid w:val="00E768DF"/>
    <w:rsid w:val="00E77380"/>
    <w:rsid w:val="00E77740"/>
    <w:rsid w:val="00E8023F"/>
    <w:rsid w:val="00E80561"/>
    <w:rsid w:val="00E82359"/>
    <w:rsid w:val="00E82C4C"/>
    <w:rsid w:val="00E836FD"/>
    <w:rsid w:val="00E8385A"/>
    <w:rsid w:val="00E83B38"/>
    <w:rsid w:val="00E83B9A"/>
    <w:rsid w:val="00E83BB1"/>
    <w:rsid w:val="00E84208"/>
    <w:rsid w:val="00E847BF"/>
    <w:rsid w:val="00E851A7"/>
    <w:rsid w:val="00E851CE"/>
    <w:rsid w:val="00E857D2"/>
    <w:rsid w:val="00E85FC4"/>
    <w:rsid w:val="00E867C9"/>
    <w:rsid w:val="00E87276"/>
    <w:rsid w:val="00E87618"/>
    <w:rsid w:val="00E87CC7"/>
    <w:rsid w:val="00E907BC"/>
    <w:rsid w:val="00E90C16"/>
    <w:rsid w:val="00E90D1F"/>
    <w:rsid w:val="00E915A9"/>
    <w:rsid w:val="00E91864"/>
    <w:rsid w:val="00E919A2"/>
    <w:rsid w:val="00E92AB6"/>
    <w:rsid w:val="00E92FC7"/>
    <w:rsid w:val="00E93513"/>
    <w:rsid w:val="00E9377D"/>
    <w:rsid w:val="00E94223"/>
    <w:rsid w:val="00E9485F"/>
    <w:rsid w:val="00E95510"/>
    <w:rsid w:val="00E95858"/>
    <w:rsid w:val="00E958DF"/>
    <w:rsid w:val="00E97E6F"/>
    <w:rsid w:val="00EA052E"/>
    <w:rsid w:val="00EA0DCD"/>
    <w:rsid w:val="00EA0DF8"/>
    <w:rsid w:val="00EA18E1"/>
    <w:rsid w:val="00EA1C4E"/>
    <w:rsid w:val="00EA2107"/>
    <w:rsid w:val="00EA3DF2"/>
    <w:rsid w:val="00EA4255"/>
    <w:rsid w:val="00EA425B"/>
    <w:rsid w:val="00EA4854"/>
    <w:rsid w:val="00EA4CFA"/>
    <w:rsid w:val="00EA574E"/>
    <w:rsid w:val="00EA5B1F"/>
    <w:rsid w:val="00EA5B42"/>
    <w:rsid w:val="00EA5FE0"/>
    <w:rsid w:val="00EA620E"/>
    <w:rsid w:val="00EA6673"/>
    <w:rsid w:val="00EA6B75"/>
    <w:rsid w:val="00EA6E9E"/>
    <w:rsid w:val="00EA7FE9"/>
    <w:rsid w:val="00EB0D10"/>
    <w:rsid w:val="00EB1433"/>
    <w:rsid w:val="00EB14A6"/>
    <w:rsid w:val="00EB26D1"/>
    <w:rsid w:val="00EB28AC"/>
    <w:rsid w:val="00EB29CD"/>
    <w:rsid w:val="00EB2BCF"/>
    <w:rsid w:val="00EB34AB"/>
    <w:rsid w:val="00EB4108"/>
    <w:rsid w:val="00EB495F"/>
    <w:rsid w:val="00EB5479"/>
    <w:rsid w:val="00EB611E"/>
    <w:rsid w:val="00EB67DF"/>
    <w:rsid w:val="00EB6BEE"/>
    <w:rsid w:val="00EB7201"/>
    <w:rsid w:val="00EB7CBC"/>
    <w:rsid w:val="00EB7D7A"/>
    <w:rsid w:val="00EC0924"/>
    <w:rsid w:val="00EC0A45"/>
    <w:rsid w:val="00EC0D7C"/>
    <w:rsid w:val="00EC152A"/>
    <w:rsid w:val="00EC1625"/>
    <w:rsid w:val="00EC1E6D"/>
    <w:rsid w:val="00EC316B"/>
    <w:rsid w:val="00EC3642"/>
    <w:rsid w:val="00EC3EEF"/>
    <w:rsid w:val="00EC5636"/>
    <w:rsid w:val="00EC5851"/>
    <w:rsid w:val="00EC620D"/>
    <w:rsid w:val="00EC6C6B"/>
    <w:rsid w:val="00EC6E92"/>
    <w:rsid w:val="00EC7799"/>
    <w:rsid w:val="00ED0CE7"/>
    <w:rsid w:val="00ED10E5"/>
    <w:rsid w:val="00ED12A3"/>
    <w:rsid w:val="00ED12B5"/>
    <w:rsid w:val="00ED218B"/>
    <w:rsid w:val="00ED2A73"/>
    <w:rsid w:val="00ED3E55"/>
    <w:rsid w:val="00ED4646"/>
    <w:rsid w:val="00ED5F5D"/>
    <w:rsid w:val="00ED67AB"/>
    <w:rsid w:val="00ED7600"/>
    <w:rsid w:val="00ED793F"/>
    <w:rsid w:val="00EE05A0"/>
    <w:rsid w:val="00EE0852"/>
    <w:rsid w:val="00EE140A"/>
    <w:rsid w:val="00EE15E7"/>
    <w:rsid w:val="00EE1CDA"/>
    <w:rsid w:val="00EE259B"/>
    <w:rsid w:val="00EE2D85"/>
    <w:rsid w:val="00EE3B03"/>
    <w:rsid w:val="00EE47EC"/>
    <w:rsid w:val="00EE4A40"/>
    <w:rsid w:val="00EE50A9"/>
    <w:rsid w:val="00EE5655"/>
    <w:rsid w:val="00EE622E"/>
    <w:rsid w:val="00EE6A33"/>
    <w:rsid w:val="00EE75D7"/>
    <w:rsid w:val="00EF0E34"/>
    <w:rsid w:val="00EF1465"/>
    <w:rsid w:val="00EF1740"/>
    <w:rsid w:val="00EF2BDB"/>
    <w:rsid w:val="00EF3F9E"/>
    <w:rsid w:val="00EF42F2"/>
    <w:rsid w:val="00EF4AEA"/>
    <w:rsid w:val="00EF502E"/>
    <w:rsid w:val="00EF50C2"/>
    <w:rsid w:val="00EF6809"/>
    <w:rsid w:val="00EF6940"/>
    <w:rsid w:val="00EF6BE8"/>
    <w:rsid w:val="00EF7F77"/>
    <w:rsid w:val="00F0163C"/>
    <w:rsid w:val="00F02625"/>
    <w:rsid w:val="00F0268B"/>
    <w:rsid w:val="00F02F15"/>
    <w:rsid w:val="00F03BDE"/>
    <w:rsid w:val="00F0471E"/>
    <w:rsid w:val="00F05213"/>
    <w:rsid w:val="00F061E2"/>
    <w:rsid w:val="00F0643E"/>
    <w:rsid w:val="00F06E1E"/>
    <w:rsid w:val="00F074C6"/>
    <w:rsid w:val="00F07C8A"/>
    <w:rsid w:val="00F115BD"/>
    <w:rsid w:val="00F12E12"/>
    <w:rsid w:val="00F132EB"/>
    <w:rsid w:val="00F13482"/>
    <w:rsid w:val="00F13EC2"/>
    <w:rsid w:val="00F150A1"/>
    <w:rsid w:val="00F15414"/>
    <w:rsid w:val="00F15A6B"/>
    <w:rsid w:val="00F15D5B"/>
    <w:rsid w:val="00F15E98"/>
    <w:rsid w:val="00F164B7"/>
    <w:rsid w:val="00F1695D"/>
    <w:rsid w:val="00F17250"/>
    <w:rsid w:val="00F17D7C"/>
    <w:rsid w:val="00F20265"/>
    <w:rsid w:val="00F204B2"/>
    <w:rsid w:val="00F21055"/>
    <w:rsid w:val="00F21969"/>
    <w:rsid w:val="00F22275"/>
    <w:rsid w:val="00F2257B"/>
    <w:rsid w:val="00F22FB2"/>
    <w:rsid w:val="00F22FD2"/>
    <w:rsid w:val="00F231E0"/>
    <w:rsid w:val="00F237AF"/>
    <w:rsid w:val="00F23FC4"/>
    <w:rsid w:val="00F24854"/>
    <w:rsid w:val="00F24BF8"/>
    <w:rsid w:val="00F25846"/>
    <w:rsid w:val="00F259A3"/>
    <w:rsid w:val="00F26237"/>
    <w:rsid w:val="00F267E3"/>
    <w:rsid w:val="00F26F2A"/>
    <w:rsid w:val="00F30BE0"/>
    <w:rsid w:val="00F31802"/>
    <w:rsid w:val="00F3207C"/>
    <w:rsid w:val="00F324EB"/>
    <w:rsid w:val="00F32824"/>
    <w:rsid w:val="00F32D42"/>
    <w:rsid w:val="00F32DA2"/>
    <w:rsid w:val="00F332A5"/>
    <w:rsid w:val="00F33505"/>
    <w:rsid w:val="00F339D9"/>
    <w:rsid w:val="00F339FD"/>
    <w:rsid w:val="00F33CBD"/>
    <w:rsid w:val="00F34A0B"/>
    <w:rsid w:val="00F34D00"/>
    <w:rsid w:val="00F35F0A"/>
    <w:rsid w:val="00F363B9"/>
    <w:rsid w:val="00F36B55"/>
    <w:rsid w:val="00F36CE8"/>
    <w:rsid w:val="00F3776E"/>
    <w:rsid w:val="00F37A7F"/>
    <w:rsid w:val="00F40E8D"/>
    <w:rsid w:val="00F41455"/>
    <w:rsid w:val="00F41545"/>
    <w:rsid w:val="00F417DA"/>
    <w:rsid w:val="00F4199E"/>
    <w:rsid w:val="00F428A5"/>
    <w:rsid w:val="00F44438"/>
    <w:rsid w:val="00F444C0"/>
    <w:rsid w:val="00F44511"/>
    <w:rsid w:val="00F447DE"/>
    <w:rsid w:val="00F4531F"/>
    <w:rsid w:val="00F4533B"/>
    <w:rsid w:val="00F45A5D"/>
    <w:rsid w:val="00F45DB9"/>
    <w:rsid w:val="00F476E6"/>
    <w:rsid w:val="00F4778E"/>
    <w:rsid w:val="00F50B92"/>
    <w:rsid w:val="00F510FB"/>
    <w:rsid w:val="00F51F99"/>
    <w:rsid w:val="00F523DC"/>
    <w:rsid w:val="00F528F7"/>
    <w:rsid w:val="00F52A78"/>
    <w:rsid w:val="00F5304F"/>
    <w:rsid w:val="00F53138"/>
    <w:rsid w:val="00F531EB"/>
    <w:rsid w:val="00F541C6"/>
    <w:rsid w:val="00F54508"/>
    <w:rsid w:val="00F546AB"/>
    <w:rsid w:val="00F54F94"/>
    <w:rsid w:val="00F55249"/>
    <w:rsid w:val="00F57260"/>
    <w:rsid w:val="00F62BD0"/>
    <w:rsid w:val="00F62BFF"/>
    <w:rsid w:val="00F63ECB"/>
    <w:rsid w:val="00F6480D"/>
    <w:rsid w:val="00F650E1"/>
    <w:rsid w:val="00F65AC9"/>
    <w:rsid w:val="00F65DCD"/>
    <w:rsid w:val="00F666A3"/>
    <w:rsid w:val="00F674E5"/>
    <w:rsid w:val="00F67550"/>
    <w:rsid w:val="00F67866"/>
    <w:rsid w:val="00F710FB"/>
    <w:rsid w:val="00F7299B"/>
    <w:rsid w:val="00F7314E"/>
    <w:rsid w:val="00F73385"/>
    <w:rsid w:val="00F7526A"/>
    <w:rsid w:val="00F758E2"/>
    <w:rsid w:val="00F75C39"/>
    <w:rsid w:val="00F76505"/>
    <w:rsid w:val="00F76CAE"/>
    <w:rsid w:val="00F8043D"/>
    <w:rsid w:val="00F80609"/>
    <w:rsid w:val="00F80BAF"/>
    <w:rsid w:val="00F832B6"/>
    <w:rsid w:val="00F83845"/>
    <w:rsid w:val="00F8510A"/>
    <w:rsid w:val="00F851FC"/>
    <w:rsid w:val="00F86082"/>
    <w:rsid w:val="00F867A3"/>
    <w:rsid w:val="00F9143C"/>
    <w:rsid w:val="00F92125"/>
    <w:rsid w:val="00F92908"/>
    <w:rsid w:val="00F9391F"/>
    <w:rsid w:val="00F93E2C"/>
    <w:rsid w:val="00F93E5C"/>
    <w:rsid w:val="00F94E1A"/>
    <w:rsid w:val="00F95756"/>
    <w:rsid w:val="00F959F8"/>
    <w:rsid w:val="00F95BAF"/>
    <w:rsid w:val="00F97DDE"/>
    <w:rsid w:val="00FA0658"/>
    <w:rsid w:val="00FA0B0A"/>
    <w:rsid w:val="00FA0C9F"/>
    <w:rsid w:val="00FA169B"/>
    <w:rsid w:val="00FA1D1A"/>
    <w:rsid w:val="00FA2597"/>
    <w:rsid w:val="00FA267C"/>
    <w:rsid w:val="00FA2A38"/>
    <w:rsid w:val="00FA32B4"/>
    <w:rsid w:val="00FA3C79"/>
    <w:rsid w:val="00FA3DAD"/>
    <w:rsid w:val="00FA5522"/>
    <w:rsid w:val="00FA58DA"/>
    <w:rsid w:val="00FA6F7B"/>
    <w:rsid w:val="00FA733A"/>
    <w:rsid w:val="00FA7348"/>
    <w:rsid w:val="00FB039A"/>
    <w:rsid w:val="00FB0F26"/>
    <w:rsid w:val="00FB16FB"/>
    <w:rsid w:val="00FB1A89"/>
    <w:rsid w:val="00FB2C29"/>
    <w:rsid w:val="00FB453F"/>
    <w:rsid w:val="00FB49AB"/>
    <w:rsid w:val="00FB4B71"/>
    <w:rsid w:val="00FB4CF9"/>
    <w:rsid w:val="00FB4E63"/>
    <w:rsid w:val="00FB5311"/>
    <w:rsid w:val="00FB5AE2"/>
    <w:rsid w:val="00FB631B"/>
    <w:rsid w:val="00FB6438"/>
    <w:rsid w:val="00FB6453"/>
    <w:rsid w:val="00FB7373"/>
    <w:rsid w:val="00FB74FF"/>
    <w:rsid w:val="00FC0CD7"/>
    <w:rsid w:val="00FC0E4F"/>
    <w:rsid w:val="00FC1454"/>
    <w:rsid w:val="00FC16EE"/>
    <w:rsid w:val="00FC2793"/>
    <w:rsid w:val="00FC2C9E"/>
    <w:rsid w:val="00FC2D3F"/>
    <w:rsid w:val="00FC4BAF"/>
    <w:rsid w:val="00FC597D"/>
    <w:rsid w:val="00FC5F37"/>
    <w:rsid w:val="00FC6311"/>
    <w:rsid w:val="00FC6349"/>
    <w:rsid w:val="00FD0C24"/>
    <w:rsid w:val="00FD1584"/>
    <w:rsid w:val="00FD2DC8"/>
    <w:rsid w:val="00FD4F92"/>
    <w:rsid w:val="00FD539B"/>
    <w:rsid w:val="00FD55A8"/>
    <w:rsid w:val="00FD61D4"/>
    <w:rsid w:val="00FD6FA9"/>
    <w:rsid w:val="00FD72A8"/>
    <w:rsid w:val="00FE092A"/>
    <w:rsid w:val="00FE0A95"/>
    <w:rsid w:val="00FE13ED"/>
    <w:rsid w:val="00FE19C2"/>
    <w:rsid w:val="00FE1BC4"/>
    <w:rsid w:val="00FE280F"/>
    <w:rsid w:val="00FE2ABC"/>
    <w:rsid w:val="00FE49CF"/>
    <w:rsid w:val="00FE4B5F"/>
    <w:rsid w:val="00FE50E1"/>
    <w:rsid w:val="00FE5713"/>
    <w:rsid w:val="00FE579C"/>
    <w:rsid w:val="00FE5AD1"/>
    <w:rsid w:val="00FE608E"/>
    <w:rsid w:val="00FF07D8"/>
    <w:rsid w:val="00FF105A"/>
    <w:rsid w:val="00FF1C1F"/>
    <w:rsid w:val="00FF340C"/>
    <w:rsid w:val="00FF3714"/>
    <w:rsid w:val="00FF3B23"/>
    <w:rsid w:val="00FF3E21"/>
    <w:rsid w:val="00FF40A3"/>
    <w:rsid w:val="00FF4162"/>
    <w:rsid w:val="00FF41B4"/>
    <w:rsid w:val="00FF71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B3DC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C46"/>
    <w:rPr>
      <w:rFonts w:ascii="Times New Roman" w:hAnsi="Times New Roman" w:cs="Times New Roman"/>
    </w:rPr>
  </w:style>
  <w:style w:type="paragraph" w:styleId="Heading1">
    <w:name w:val="heading 1"/>
    <w:basedOn w:val="Normal"/>
    <w:next w:val="Normal"/>
    <w:link w:val="Heading1Char"/>
    <w:uiPriority w:val="9"/>
    <w:qFormat/>
    <w:rsid w:val="009051D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7483"/>
    <w:pPr>
      <w:keepNext/>
      <w:keepLines/>
      <w:spacing w:before="200"/>
      <w:outlineLvl w:val="1"/>
    </w:pPr>
    <w:rPr>
      <w:rFonts w:ascii="Myriad Pro Semibold" w:eastAsia="Times New Roman" w:hAnsi="Myriad Pro Semibold"/>
      <w:bCs/>
      <w:caps/>
      <w:color w:val="727271"/>
      <w:sz w:val="36"/>
      <w:szCs w:val="26"/>
    </w:rPr>
  </w:style>
  <w:style w:type="paragraph" w:styleId="Heading3">
    <w:name w:val="heading 3"/>
    <w:basedOn w:val="Normal"/>
    <w:next w:val="Normal"/>
    <w:link w:val="Heading3Char"/>
    <w:uiPriority w:val="9"/>
    <w:semiHidden/>
    <w:unhideWhenUsed/>
    <w:qFormat/>
    <w:rsid w:val="00A628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97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7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7FFB"/>
    <w:rPr>
      <w:rFonts w:ascii="Lucida Grande" w:hAnsi="Lucida Grande" w:cs="Lucida Grande"/>
      <w:sz w:val="18"/>
      <w:szCs w:val="18"/>
    </w:rPr>
  </w:style>
  <w:style w:type="character" w:customStyle="1" w:styleId="Heading2Char">
    <w:name w:val="Heading 2 Char"/>
    <w:basedOn w:val="DefaultParagraphFont"/>
    <w:link w:val="Heading2"/>
    <w:uiPriority w:val="9"/>
    <w:rsid w:val="001A7483"/>
    <w:rPr>
      <w:rFonts w:ascii="Myriad Pro Semibold" w:eastAsia="Times New Roman" w:hAnsi="Myriad Pro Semibold" w:cs="Times New Roman"/>
      <w:bCs/>
      <w:caps/>
      <w:color w:val="727271"/>
      <w:sz w:val="36"/>
      <w:szCs w:val="26"/>
    </w:rPr>
  </w:style>
  <w:style w:type="paragraph" w:customStyle="1" w:styleId="title3">
    <w:name w:val="title 3"/>
    <w:basedOn w:val="Heading2"/>
    <w:next w:val="Normal"/>
    <w:qFormat/>
    <w:rsid w:val="001A7483"/>
    <w:rPr>
      <w:sz w:val="28"/>
    </w:rPr>
  </w:style>
  <w:style w:type="paragraph" w:customStyle="1" w:styleId="title4">
    <w:name w:val="title 4"/>
    <w:basedOn w:val="Heading2"/>
    <w:next w:val="Normal"/>
    <w:qFormat/>
    <w:rsid w:val="001A7483"/>
    <w:pPr>
      <w:spacing w:after="120"/>
    </w:pPr>
    <w:rPr>
      <w:caps w:val="0"/>
      <w:color w:val="C1C1C1"/>
      <w:sz w:val="24"/>
    </w:rPr>
  </w:style>
  <w:style w:type="paragraph" w:styleId="ListParagraph">
    <w:name w:val="List Paragraph"/>
    <w:basedOn w:val="Normal"/>
    <w:uiPriority w:val="34"/>
    <w:qFormat/>
    <w:rsid w:val="001A7483"/>
    <w:pPr>
      <w:spacing w:after="200"/>
      <w:ind w:left="720"/>
      <w:contextualSpacing/>
    </w:pPr>
    <w:rPr>
      <w:rFonts w:ascii="Myriad Pro" w:eastAsia="Cambria" w:hAnsi="Myriad Pro"/>
      <w:sz w:val="22"/>
    </w:rPr>
  </w:style>
  <w:style w:type="table" w:styleId="TableGrid">
    <w:name w:val="Table Grid"/>
    <w:basedOn w:val="TableNormal"/>
    <w:uiPriority w:val="59"/>
    <w:rsid w:val="00704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4907"/>
    <w:rPr>
      <w:color w:val="0000FF" w:themeColor="hyperlink"/>
      <w:u w:val="single"/>
    </w:rPr>
  </w:style>
  <w:style w:type="character" w:customStyle="1" w:styleId="Heading1Char">
    <w:name w:val="Heading 1 Char"/>
    <w:basedOn w:val="DefaultParagraphFont"/>
    <w:link w:val="Heading1"/>
    <w:uiPriority w:val="9"/>
    <w:rsid w:val="009051D7"/>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273095"/>
    <w:pPr>
      <w:tabs>
        <w:tab w:val="center" w:pos="4680"/>
        <w:tab w:val="right" w:pos="9360"/>
      </w:tabs>
    </w:pPr>
  </w:style>
  <w:style w:type="character" w:customStyle="1" w:styleId="HeaderChar">
    <w:name w:val="Header Char"/>
    <w:basedOn w:val="DefaultParagraphFont"/>
    <w:link w:val="Header"/>
    <w:uiPriority w:val="99"/>
    <w:rsid w:val="00273095"/>
  </w:style>
  <w:style w:type="paragraph" w:styleId="Footer">
    <w:name w:val="footer"/>
    <w:basedOn w:val="Normal"/>
    <w:link w:val="FooterChar"/>
    <w:unhideWhenUsed/>
    <w:rsid w:val="00273095"/>
    <w:pPr>
      <w:tabs>
        <w:tab w:val="center" w:pos="4680"/>
        <w:tab w:val="right" w:pos="9360"/>
      </w:tabs>
    </w:pPr>
  </w:style>
  <w:style w:type="character" w:customStyle="1" w:styleId="FooterChar">
    <w:name w:val="Footer Char"/>
    <w:basedOn w:val="DefaultParagraphFont"/>
    <w:link w:val="Footer"/>
    <w:rsid w:val="00273095"/>
  </w:style>
  <w:style w:type="paragraph" w:styleId="NormalWeb">
    <w:name w:val="Normal (Web)"/>
    <w:basedOn w:val="Normal"/>
    <w:uiPriority w:val="99"/>
    <w:unhideWhenUsed/>
    <w:rsid w:val="00D72834"/>
    <w:pPr>
      <w:spacing w:before="100" w:beforeAutospacing="1" w:after="100" w:afterAutospacing="1"/>
    </w:pPr>
    <w:rPr>
      <w:rFonts w:ascii="Times" w:hAnsi="Times"/>
      <w:sz w:val="20"/>
      <w:szCs w:val="20"/>
    </w:rPr>
  </w:style>
  <w:style w:type="paragraph" w:customStyle="1" w:styleId="Normal1">
    <w:name w:val="Normal1"/>
    <w:rsid w:val="00E82359"/>
    <w:pPr>
      <w:spacing w:line="276" w:lineRule="auto"/>
    </w:pPr>
    <w:rPr>
      <w:rFonts w:ascii="Arial" w:eastAsia="Arial" w:hAnsi="Arial" w:cs="Arial"/>
      <w:color w:val="000000"/>
      <w:sz w:val="22"/>
      <w:szCs w:val="20"/>
    </w:rPr>
  </w:style>
  <w:style w:type="character" w:styleId="FollowedHyperlink">
    <w:name w:val="FollowedHyperlink"/>
    <w:basedOn w:val="DefaultParagraphFont"/>
    <w:uiPriority w:val="99"/>
    <w:semiHidden/>
    <w:unhideWhenUsed/>
    <w:rsid w:val="0086063D"/>
    <w:rPr>
      <w:color w:val="800080" w:themeColor="followedHyperlink"/>
      <w:u w:val="single"/>
    </w:rPr>
  </w:style>
  <w:style w:type="character" w:customStyle="1" w:styleId="apple-converted-space">
    <w:name w:val="apple-converted-space"/>
    <w:basedOn w:val="DefaultParagraphFont"/>
    <w:rsid w:val="00C15D99"/>
  </w:style>
  <w:style w:type="character" w:customStyle="1" w:styleId="surveyoptiontext1">
    <w:name w:val="survey_option_text1"/>
    <w:basedOn w:val="DefaultParagraphFont"/>
    <w:rsid w:val="00147BA2"/>
  </w:style>
  <w:style w:type="character" w:styleId="Strong">
    <w:name w:val="Strong"/>
    <w:basedOn w:val="DefaultParagraphFont"/>
    <w:uiPriority w:val="22"/>
    <w:qFormat/>
    <w:rsid w:val="00147BA2"/>
    <w:rPr>
      <w:b/>
      <w:bCs/>
    </w:rPr>
  </w:style>
  <w:style w:type="character" w:styleId="Emphasis">
    <w:name w:val="Emphasis"/>
    <w:basedOn w:val="DefaultParagraphFont"/>
    <w:uiPriority w:val="20"/>
    <w:qFormat/>
    <w:rsid w:val="00A628D3"/>
    <w:rPr>
      <w:i/>
      <w:iCs/>
    </w:rPr>
  </w:style>
  <w:style w:type="character" w:customStyle="1" w:styleId="Heading3Char">
    <w:name w:val="Heading 3 Char"/>
    <w:basedOn w:val="DefaultParagraphFont"/>
    <w:link w:val="Heading3"/>
    <w:uiPriority w:val="9"/>
    <w:semiHidden/>
    <w:rsid w:val="00A628D3"/>
    <w:rPr>
      <w:rFonts w:asciiTheme="majorHAnsi" w:eastAsiaTheme="majorEastAsia" w:hAnsiTheme="majorHAnsi" w:cstheme="majorBidi"/>
      <w:b/>
      <w:bCs/>
      <w:color w:val="4F81BD" w:themeColor="accent1"/>
    </w:rPr>
  </w:style>
  <w:style w:type="character" w:customStyle="1" w:styleId="currenthithighlight">
    <w:name w:val="currenthithighlight"/>
    <w:basedOn w:val="DefaultParagraphFont"/>
    <w:rsid w:val="00D059A6"/>
  </w:style>
  <w:style w:type="character" w:customStyle="1" w:styleId="highlight">
    <w:name w:val="highlight"/>
    <w:basedOn w:val="DefaultParagraphFont"/>
    <w:rsid w:val="00222442"/>
  </w:style>
  <w:style w:type="character" w:customStyle="1" w:styleId="Heading4Char">
    <w:name w:val="Heading 4 Char"/>
    <w:basedOn w:val="DefaultParagraphFont"/>
    <w:link w:val="Heading4"/>
    <w:uiPriority w:val="9"/>
    <w:rsid w:val="00BE7979"/>
    <w:rPr>
      <w:rFonts w:asciiTheme="majorHAnsi" w:eastAsiaTheme="majorEastAsia" w:hAnsiTheme="majorHAnsi" w:cstheme="majorBidi"/>
      <w:i/>
      <w:iCs/>
      <w:color w:val="365F91" w:themeColor="accent1" w:themeShade="BF"/>
    </w:rPr>
  </w:style>
  <w:style w:type="paragraph" w:customStyle="1" w:styleId="entry-meta">
    <w:name w:val="entry-meta"/>
    <w:basedOn w:val="Normal"/>
    <w:rsid w:val="000A7F3E"/>
    <w:pPr>
      <w:spacing w:before="100" w:beforeAutospacing="1" w:after="100" w:afterAutospacing="1"/>
    </w:pPr>
  </w:style>
  <w:style w:type="character" w:customStyle="1" w:styleId="entry-author-name">
    <w:name w:val="entry-author-name"/>
    <w:basedOn w:val="DefaultParagraphFont"/>
    <w:rsid w:val="000A7F3E"/>
  </w:style>
  <w:style w:type="character" w:customStyle="1" w:styleId="refauthors">
    <w:name w:val="refauthors"/>
    <w:basedOn w:val="DefaultParagraphFont"/>
    <w:rsid w:val="00F41545"/>
  </w:style>
  <w:style w:type="character" w:customStyle="1" w:styleId="reftitle">
    <w:name w:val="reftitle"/>
    <w:basedOn w:val="DefaultParagraphFont"/>
    <w:rsid w:val="00F41545"/>
  </w:style>
  <w:style w:type="character" w:customStyle="1" w:styleId="refeditors">
    <w:name w:val="refeditors"/>
    <w:basedOn w:val="DefaultParagraphFont"/>
    <w:rsid w:val="00F41545"/>
  </w:style>
  <w:style w:type="character" w:customStyle="1" w:styleId="refissuetitle">
    <w:name w:val="refissuetitle"/>
    <w:basedOn w:val="DefaultParagraphFont"/>
    <w:rsid w:val="00F41545"/>
  </w:style>
  <w:style w:type="character" w:customStyle="1" w:styleId="refpublishername">
    <w:name w:val="refpublishername"/>
    <w:basedOn w:val="DefaultParagraphFont"/>
    <w:rsid w:val="00F41545"/>
  </w:style>
  <w:style w:type="character" w:customStyle="1" w:styleId="refpublisherloc">
    <w:name w:val="refpublisherloc"/>
    <w:basedOn w:val="DefaultParagraphFont"/>
    <w:rsid w:val="00F41545"/>
  </w:style>
  <w:style w:type="character" w:customStyle="1" w:styleId="refdate">
    <w:name w:val="refdate"/>
    <w:basedOn w:val="DefaultParagraphFont"/>
    <w:rsid w:val="00F41545"/>
  </w:style>
  <w:style w:type="character" w:customStyle="1" w:styleId="refpages">
    <w:name w:val="refpages"/>
    <w:basedOn w:val="DefaultParagraphFont"/>
    <w:rsid w:val="00F41545"/>
  </w:style>
  <w:style w:type="paragraph" w:customStyle="1" w:styleId="citation">
    <w:name w:val="citation"/>
    <w:basedOn w:val="Normal"/>
    <w:rsid w:val="008F57F2"/>
    <w:pPr>
      <w:spacing w:before="100" w:beforeAutospacing="1" w:after="100" w:afterAutospacing="1"/>
    </w:pPr>
  </w:style>
  <w:style w:type="character" w:styleId="CommentReference">
    <w:name w:val="annotation reference"/>
    <w:basedOn w:val="DefaultParagraphFont"/>
    <w:uiPriority w:val="99"/>
    <w:semiHidden/>
    <w:unhideWhenUsed/>
    <w:rsid w:val="005B293C"/>
    <w:rPr>
      <w:sz w:val="18"/>
      <w:szCs w:val="18"/>
    </w:rPr>
  </w:style>
  <w:style w:type="paragraph" w:styleId="CommentText">
    <w:name w:val="annotation text"/>
    <w:basedOn w:val="Normal"/>
    <w:link w:val="CommentTextChar"/>
    <w:uiPriority w:val="99"/>
    <w:unhideWhenUsed/>
    <w:rsid w:val="005B293C"/>
  </w:style>
  <w:style w:type="character" w:customStyle="1" w:styleId="CommentTextChar">
    <w:name w:val="Comment Text Char"/>
    <w:basedOn w:val="DefaultParagraphFont"/>
    <w:link w:val="CommentText"/>
    <w:uiPriority w:val="99"/>
    <w:rsid w:val="005B293C"/>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5B293C"/>
    <w:rPr>
      <w:b/>
      <w:bCs/>
      <w:sz w:val="20"/>
      <w:szCs w:val="20"/>
    </w:rPr>
  </w:style>
  <w:style w:type="character" w:customStyle="1" w:styleId="CommentSubjectChar">
    <w:name w:val="Comment Subject Char"/>
    <w:basedOn w:val="CommentTextChar"/>
    <w:link w:val="CommentSubject"/>
    <w:uiPriority w:val="99"/>
    <w:semiHidden/>
    <w:rsid w:val="005B293C"/>
    <w:rPr>
      <w:rFonts w:ascii="Times New Roman" w:hAnsi="Times New Roman" w:cs="Times New Roman"/>
      <w:b/>
      <w:bCs/>
      <w:sz w:val="20"/>
      <w:szCs w:val="20"/>
    </w:rPr>
  </w:style>
  <w:style w:type="paragraph" w:styleId="Revision">
    <w:name w:val="Revision"/>
    <w:hidden/>
    <w:uiPriority w:val="99"/>
    <w:semiHidden/>
    <w:rsid w:val="005B293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307">
      <w:bodyDiv w:val="1"/>
      <w:marLeft w:val="0"/>
      <w:marRight w:val="0"/>
      <w:marTop w:val="0"/>
      <w:marBottom w:val="0"/>
      <w:divBdr>
        <w:top w:val="none" w:sz="0" w:space="0" w:color="auto"/>
        <w:left w:val="none" w:sz="0" w:space="0" w:color="auto"/>
        <w:bottom w:val="none" w:sz="0" w:space="0" w:color="auto"/>
        <w:right w:val="none" w:sz="0" w:space="0" w:color="auto"/>
      </w:divBdr>
    </w:div>
    <w:div w:id="14156366">
      <w:bodyDiv w:val="1"/>
      <w:marLeft w:val="0"/>
      <w:marRight w:val="0"/>
      <w:marTop w:val="0"/>
      <w:marBottom w:val="0"/>
      <w:divBdr>
        <w:top w:val="none" w:sz="0" w:space="0" w:color="auto"/>
        <w:left w:val="none" w:sz="0" w:space="0" w:color="auto"/>
        <w:bottom w:val="none" w:sz="0" w:space="0" w:color="auto"/>
        <w:right w:val="none" w:sz="0" w:space="0" w:color="auto"/>
      </w:divBdr>
    </w:div>
    <w:div w:id="28575238">
      <w:bodyDiv w:val="1"/>
      <w:marLeft w:val="0"/>
      <w:marRight w:val="0"/>
      <w:marTop w:val="0"/>
      <w:marBottom w:val="0"/>
      <w:divBdr>
        <w:top w:val="none" w:sz="0" w:space="0" w:color="auto"/>
        <w:left w:val="none" w:sz="0" w:space="0" w:color="auto"/>
        <w:bottom w:val="none" w:sz="0" w:space="0" w:color="auto"/>
        <w:right w:val="none" w:sz="0" w:space="0" w:color="auto"/>
      </w:divBdr>
    </w:div>
    <w:div w:id="39521249">
      <w:bodyDiv w:val="1"/>
      <w:marLeft w:val="0"/>
      <w:marRight w:val="0"/>
      <w:marTop w:val="0"/>
      <w:marBottom w:val="0"/>
      <w:divBdr>
        <w:top w:val="none" w:sz="0" w:space="0" w:color="auto"/>
        <w:left w:val="none" w:sz="0" w:space="0" w:color="auto"/>
        <w:bottom w:val="none" w:sz="0" w:space="0" w:color="auto"/>
        <w:right w:val="none" w:sz="0" w:space="0" w:color="auto"/>
      </w:divBdr>
    </w:div>
    <w:div w:id="44716808">
      <w:bodyDiv w:val="1"/>
      <w:marLeft w:val="0"/>
      <w:marRight w:val="0"/>
      <w:marTop w:val="0"/>
      <w:marBottom w:val="0"/>
      <w:divBdr>
        <w:top w:val="none" w:sz="0" w:space="0" w:color="auto"/>
        <w:left w:val="none" w:sz="0" w:space="0" w:color="auto"/>
        <w:bottom w:val="none" w:sz="0" w:space="0" w:color="auto"/>
        <w:right w:val="none" w:sz="0" w:space="0" w:color="auto"/>
      </w:divBdr>
    </w:div>
    <w:div w:id="47144155">
      <w:bodyDiv w:val="1"/>
      <w:marLeft w:val="0"/>
      <w:marRight w:val="0"/>
      <w:marTop w:val="0"/>
      <w:marBottom w:val="0"/>
      <w:divBdr>
        <w:top w:val="none" w:sz="0" w:space="0" w:color="auto"/>
        <w:left w:val="none" w:sz="0" w:space="0" w:color="auto"/>
        <w:bottom w:val="none" w:sz="0" w:space="0" w:color="auto"/>
        <w:right w:val="none" w:sz="0" w:space="0" w:color="auto"/>
      </w:divBdr>
      <w:divsChild>
        <w:div w:id="2135976534">
          <w:marLeft w:val="0"/>
          <w:marRight w:val="0"/>
          <w:marTop w:val="0"/>
          <w:marBottom w:val="0"/>
          <w:divBdr>
            <w:top w:val="none" w:sz="0" w:space="0" w:color="auto"/>
            <w:left w:val="none" w:sz="0" w:space="0" w:color="auto"/>
            <w:bottom w:val="none" w:sz="0" w:space="0" w:color="auto"/>
            <w:right w:val="none" w:sz="0" w:space="0" w:color="auto"/>
          </w:divBdr>
          <w:divsChild>
            <w:div w:id="407463786">
              <w:marLeft w:val="0"/>
              <w:marRight w:val="0"/>
              <w:marTop w:val="0"/>
              <w:marBottom w:val="0"/>
              <w:divBdr>
                <w:top w:val="none" w:sz="0" w:space="0" w:color="auto"/>
                <w:left w:val="none" w:sz="0" w:space="0" w:color="auto"/>
                <w:bottom w:val="none" w:sz="0" w:space="0" w:color="auto"/>
                <w:right w:val="none" w:sz="0" w:space="0" w:color="auto"/>
              </w:divBdr>
              <w:divsChild>
                <w:div w:id="7032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738">
      <w:bodyDiv w:val="1"/>
      <w:marLeft w:val="0"/>
      <w:marRight w:val="0"/>
      <w:marTop w:val="0"/>
      <w:marBottom w:val="0"/>
      <w:divBdr>
        <w:top w:val="none" w:sz="0" w:space="0" w:color="auto"/>
        <w:left w:val="none" w:sz="0" w:space="0" w:color="auto"/>
        <w:bottom w:val="none" w:sz="0" w:space="0" w:color="auto"/>
        <w:right w:val="none" w:sz="0" w:space="0" w:color="auto"/>
      </w:divBdr>
    </w:div>
    <w:div w:id="66810398">
      <w:bodyDiv w:val="1"/>
      <w:marLeft w:val="0"/>
      <w:marRight w:val="0"/>
      <w:marTop w:val="0"/>
      <w:marBottom w:val="0"/>
      <w:divBdr>
        <w:top w:val="none" w:sz="0" w:space="0" w:color="auto"/>
        <w:left w:val="none" w:sz="0" w:space="0" w:color="auto"/>
        <w:bottom w:val="none" w:sz="0" w:space="0" w:color="auto"/>
        <w:right w:val="none" w:sz="0" w:space="0" w:color="auto"/>
      </w:divBdr>
    </w:div>
    <w:div w:id="76483861">
      <w:bodyDiv w:val="1"/>
      <w:marLeft w:val="0"/>
      <w:marRight w:val="0"/>
      <w:marTop w:val="0"/>
      <w:marBottom w:val="0"/>
      <w:divBdr>
        <w:top w:val="none" w:sz="0" w:space="0" w:color="auto"/>
        <w:left w:val="none" w:sz="0" w:space="0" w:color="auto"/>
        <w:bottom w:val="none" w:sz="0" w:space="0" w:color="auto"/>
        <w:right w:val="none" w:sz="0" w:space="0" w:color="auto"/>
      </w:divBdr>
    </w:div>
    <w:div w:id="80303435">
      <w:bodyDiv w:val="1"/>
      <w:marLeft w:val="0"/>
      <w:marRight w:val="0"/>
      <w:marTop w:val="0"/>
      <w:marBottom w:val="0"/>
      <w:divBdr>
        <w:top w:val="none" w:sz="0" w:space="0" w:color="auto"/>
        <w:left w:val="none" w:sz="0" w:space="0" w:color="auto"/>
        <w:bottom w:val="none" w:sz="0" w:space="0" w:color="auto"/>
        <w:right w:val="none" w:sz="0" w:space="0" w:color="auto"/>
      </w:divBdr>
    </w:div>
    <w:div w:id="94716653">
      <w:bodyDiv w:val="1"/>
      <w:marLeft w:val="0"/>
      <w:marRight w:val="0"/>
      <w:marTop w:val="0"/>
      <w:marBottom w:val="0"/>
      <w:divBdr>
        <w:top w:val="none" w:sz="0" w:space="0" w:color="auto"/>
        <w:left w:val="none" w:sz="0" w:space="0" w:color="auto"/>
        <w:bottom w:val="none" w:sz="0" w:space="0" w:color="auto"/>
        <w:right w:val="none" w:sz="0" w:space="0" w:color="auto"/>
      </w:divBdr>
    </w:div>
    <w:div w:id="97261973">
      <w:bodyDiv w:val="1"/>
      <w:marLeft w:val="0"/>
      <w:marRight w:val="0"/>
      <w:marTop w:val="0"/>
      <w:marBottom w:val="0"/>
      <w:divBdr>
        <w:top w:val="none" w:sz="0" w:space="0" w:color="auto"/>
        <w:left w:val="none" w:sz="0" w:space="0" w:color="auto"/>
        <w:bottom w:val="none" w:sz="0" w:space="0" w:color="auto"/>
        <w:right w:val="none" w:sz="0" w:space="0" w:color="auto"/>
      </w:divBdr>
    </w:div>
    <w:div w:id="120461170">
      <w:bodyDiv w:val="1"/>
      <w:marLeft w:val="0"/>
      <w:marRight w:val="0"/>
      <w:marTop w:val="0"/>
      <w:marBottom w:val="0"/>
      <w:divBdr>
        <w:top w:val="none" w:sz="0" w:space="0" w:color="auto"/>
        <w:left w:val="none" w:sz="0" w:space="0" w:color="auto"/>
        <w:bottom w:val="none" w:sz="0" w:space="0" w:color="auto"/>
        <w:right w:val="none" w:sz="0" w:space="0" w:color="auto"/>
      </w:divBdr>
    </w:div>
    <w:div w:id="121846521">
      <w:bodyDiv w:val="1"/>
      <w:marLeft w:val="0"/>
      <w:marRight w:val="0"/>
      <w:marTop w:val="0"/>
      <w:marBottom w:val="0"/>
      <w:divBdr>
        <w:top w:val="none" w:sz="0" w:space="0" w:color="auto"/>
        <w:left w:val="none" w:sz="0" w:space="0" w:color="auto"/>
        <w:bottom w:val="none" w:sz="0" w:space="0" w:color="auto"/>
        <w:right w:val="none" w:sz="0" w:space="0" w:color="auto"/>
      </w:divBdr>
    </w:div>
    <w:div w:id="124473225">
      <w:bodyDiv w:val="1"/>
      <w:marLeft w:val="0"/>
      <w:marRight w:val="0"/>
      <w:marTop w:val="0"/>
      <w:marBottom w:val="0"/>
      <w:divBdr>
        <w:top w:val="none" w:sz="0" w:space="0" w:color="auto"/>
        <w:left w:val="none" w:sz="0" w:space="0" w:color="auto"/>
        <w:bottom w:val="none" w:sz="0" w:space="0" w:color="auto"/>
        <w:right w:val="none" w:sz="0" w:space="0" w:color="auto"/>
      </w:divBdr>
    </w:div>
    <w:div w:id="132986116">
      <w:bodyDiv w:val="1"/>
      <w:marLeft w:val="0"/>
      <w:marRight w:val="0"/>
      <w:marTop w:val="0"/>
      <w:marBottom w:val="0"/>
      <w:divBdr>
        <w:top w:val="none" w:sz="0" w:space="0" w:color="auto"/>
        <w:left w:val="none" w:sz="0" w:space="0" w:color="auto"/>
        <w:bottom w:val="none" w:sz="0" w:space="0" w:color="auto"/>
        <w:right w:val="none" w:sz="0" w:space="0" w:color="auto"/>
      </w:divBdr>
    </w:div>
    <w:div w:id="133371659">
      <w:bodyDiv w:val="1"/>
      <w:marLeft w:val="0"/>
      <w:marRight w:val="0"/>
      <w:marTop w:val="0"/>
      <w:marBottom w:val="0"/>
      <w:divBdr>
        <w:top w:val="none" w:sz="0" w:space="0" w:color="auto"/>
        <w:left w:val="none" w:sz="0" w:space="0" w:color="auto"/>
        <w:bottom w:val="none" w:sz="0" w:space="0" w:color="auto"/>
        <w:right w:val="none" w:sz="0" w:space="0" w:color="auto"/>
      </w:divBdr>
    </w:div>
    <w:div w:id="138158728">
      <w:bodyDiv w:val="1"/>
      <w:marLeft w:val="0"/>
      <w:marRight w:val="0"/>
      <w:marTop w:val="0"/>
      <w:marBottom w:val="0"/>
      <w:divBdr>
        <w:top w:val="none" w:sz="0" w:space="0" w:color="auto"/>
        <w:left w:val="none" w:sz="0" w:space="0" w:color="auto"/>
        <w:bottom w:val="none" w:sz="0" w:space="0" w:color="auto"/>
        <w:right w:val="none" w:sz="0" w:space="0" w:color="auto"/>
      </w:divBdr>
    </w:div>
    <w:div w:id="148711160">
      <w:bodyDiv w:val="1"/>
      <w:marLeft w:val="0"/>
      <w:marRight w:val="0"/>
      <w:marTop w:val="0"/>
      <w:marBottom w:val="0"/>
      <w:divBdr>
        <w:top w:val="none" w:sz="0" w:space="0" w:color="auto"/>
        <w:left w:val="none" w:sz="0" w:space="0" w:color="auto"/>
        <w:bottom w:val="none" w:sz="0" w:space="0" w:color="auto"/>
        <w:right w:val="none" w:sz="0" w:space="0" w:color="auto"/>
      </w:divBdr>
    </w:div>
    <w:div w:id="155153445">
      <w:bodyDiv w:val="1"/>
      <w:marLeft w:val="0"/>
      <w:marRight w:val="0"/>
      <w:marTop w:val="0"/>
      <w:marBottom w:val="0"/>
      <w:divBdr>
        <w:top w:val="none" w:sz="0" w:space="0" w:color="auto"/>
        <w:left w:val="none" w:sz="0" w:space="0" w:color="auto"/>
        <w:bottom w:val="none" w:sz="0" w:space="0" w:color="auto"/>
        <w:right w:val="none" w:sz="0" w:space="0" w:color="auto"/>
      </w:divBdr>
    </w:div>
    <w:div w:id="167909578">
      <w:bodyDiv w:val="1"/>
      <w:marLeft w:val="0"/>
      <w:marRight w:val="0"/>
      <w:marTop w:val="0"/>
      <w:marBottom w:val="0"/>
      <w:divBdr>
        <w:top w:val="none" w:sz="0" w:space="0" w:color="auto"/>
        <w:left w:val="none" w:sz="0" w:space="0" w:color="auto"/>
        <w:bottom w:val="none" w:sz="0" w:space="0" w:color="auto"/>
        <w:right w:val="none" w:sz="0" w:space="0" w:color="auto"/>
      </w:divBdr>
    </w:div>
    <w:div w:id="169371403">
      <w:bodyDiv w:val="1"/>
      <w:marLeft w:val="0"/>
      <w:marRight w:val="0"/>
      <w:marTop w:val="0"/>
      <w:marBottom w:val="0"/>
      <w:divBdr>
        <w:top w:val="none" w:sz="0" w:space="0" w:color="auto"/>
        <w:left w:val="none" w:sz="0" w:space="0" w:color="auto"/>
        <w:bottom w:val="none" w:sz="0" w:space="0" w:color="auto"/>
        <w:right w:val="none" w:sz="0" w:space="0" w:color="auto"/>
      </w:divBdr>
    </w:div>
    <w:div w:id="180164358">
      <w:bodyDiv w:val="1"/>
      <w:marLeft w:val="0"/>
      <w:marRight w:val="0"/>
      <w:marTop w:val="0"/>
      <w:marBottom w:val="0"/>
      <w:divBdr>
        <w:top w:val="none" w:sz="0" w:space="0" w:color="auto"/>
        <w:left w:val="none" w:sz="0" w:space="0" w:color="auto"/>
        <w:bottom w:val="none" w:sz="0" w:space="0" w:color="auto"/>
        <w:right w:val="none" w:sz="0" w:space="0" w:color="auto"/>
      </w:divBdr>
    </w:div>
    <w:div w:id="194466146">
      <w:bodyDiv w:val="1"/>
      <w:marLeft w:val="0"/>
      <w:marRight w:val="0"/>
      <w:marTop w:val="0"/>
      <w:marBottom w:val="0"/>
      <w:divBdr>
        <w:top w:val="none" w:sz="0" w:space="0" w:color="auto"/>
        <w:left w:val="none" w:sz="0" w:space="0" w:color="auto"/>
        <w:bottom w:val="none" w:sz="0" w:space="0" w:color="auto"/>
        <w:right w:val="none" w:sz="0" w:space="0" w:color="auto"/>
      </w:divBdr>
    </w:div>
    <w:div w:id="199171850">
      <w:bodyDiv w:val="1"/>
      <w:marLeft w:val="0"/>
      <w:marRight w:val="0"/>
      <w:marTop w:val="0"/>
      <w:marBottom w:val="0"/>
      <w:divBdr>
        <w:top w:val="none" w:sz="0" w:space="0" w:color="auto"/>
        <w:left w:val="none" w:sz="0" w:space="0" w:color="auto"/>
        <w:bottom w:val="none" w:sz="0" w:space="0" w:color="auto"/>
        <w:right w:val="none" w:sz="0" w:space="0" w:color="auto"/>
      </w:divBdr>
    </w:div>
    <w:div w:id="209341937">
      <w:bodyDiv w:val="1"/>
      <w:marLeft w:val="0"/>
      <w:marRight w:val="0"/>
      <w:marTop w:val="0"/>
      <w:marBottom w:val="0"/>
      <w:divBdr>
        <w:top w:val="none" w:sz="0" w:space="0" w:color="auto"/>
        <w:left w:val="none" w:sz="0" w:space="0" w:color="auto"/>
        <w:bottom w:val="none" w:sz="0" w:space="0" w:color="auto"/>
        <w:right w:val="none" w:sz="0" w:space="0" w:color="auto"/>
      </w:divBdr>
    </w:div>
    <w:div w:id="210844683">
      <w:bodyDiv w:val="1"/>
      <w:marLeft w:val="0"/>
      <w:marRight w:val="0"/>
      <w:marTop w:val="0"/>
      <w:marBottom w:val="0"/>
      <w:divBdr>
        <w:top w:val="none" w:sz="0" w:space="0" w:color="auto"/>
        <w:left w:val="none" w:sz="0" w:space="0" w:color="auto"/>
        <w:bottom w:val="none" w:sz="0" w:space="0" w:color="auto"/>
        <w:right w:val="none" w:sz="0" w:space="0" w:color="auto"/>
      </w:divBdr>
    </w:div>
    <w:div w:id="222764228">
      <w:bodyDiv w:val="1"/>
      <w:marLeft w:val="0"/>
      <w:marRight w:val="0"/>
      <w:marTop w:val="0"/>
      <w:marBottom w:val="0"/>
      <w:divBdr>
        <w:top w:val="none" w:sz="0" w:space="0" w:color="auto"/>
        <w:left w:val="none" w:sz="0" w:space="0" w:color="auto"/>
        <w:bottom w:val="none" w:sz="0" w:space="0" w:color="auto"/>
        <w:right w:val="none" w:sz="0" w:space="0" w:color="auto"/>
      </w:divBdr>
    </w:div>
    <w:div w:id="228196494">
      <w:bodyDiv w:val="1"/>
      <w:marLeft w:val="0"/>
      <w:marRight w:val="0"/>
      <w:marTop w:val="0"/>
      <w:marBottom w:val="0"/>
      <w:divBdr>
        <w:top w:val="none" w:sz="0" w:space="0" w:color="auto"/>
        <w:left w:val="none" w:sz="0" w:space="0" w:color="auto"/>
        <w:bottom w:val="none" w:sz="0" w:space="0" w:color="auto"/>
        <w:right w:val="none" w:sz="0" w:space="0" w:color="auto"/>
      </w:divBdr>
    </w:div>
    <w:div w:id="228536229">
      <w:bodyDiv w:val="1"/>
      <w:marLeft w:val="0"/>
      <w:marRight w:val="0"/>
      <w:marTop w:val="0"/>
      <w:marBottom w:val="0"/>
      <w:divBdr>
        <w:top w:val="none" w:sz="0" w:space="0" w:color="auto"/>
        <w:left w:val="none" w:sz="0" w:space="0" w:color="auto"/>
        <w:bottom w:val="none" w:sz="0" w:space="0" w:color="auto"/>
        <w:right w:val="none" w:sz="0" w:space="0" w:color="auto"/>
      </w:divBdr>
    </w:div>
    <w:div w:id="230699985">
      <w:bodyDiv w:val="1"/>
      <w:marLeft w:val="0"/>
      <w:marRight w:val="0"/>
      <w:marTop w:val="0"/>
      <w:marBottom w:val="0"/>
      <w:divBdr>
        <w:top w:val="none" w:sz="0" w:space="0" w:color="auto"/>
        <w:left w:val="none" w:sz="0" w:space="0" w:color="auto"/>
        <w:bottom w:val="none" w:sz="0" w:space="0" w:color="auto"/>
        <w:right w:val="none" w:sz="0" w:space="0" w:color="auto"/>
      </w:divBdr>
    </w:div>
    <w:div w:id="234123273">
      <w:bodyDiv w:val="1"/>
      <w:marLeft w:val="0"/>
      <w:marRight w:val="0"/>
      <w:marTop w:val="0"/>
      <w:marBottom w:val="0"/>
      <w:divBdr>
        <w:top w:val="none" w:sz="0" w:space="0" w:color="auto"/>
        <w:left w:val="none" w:sz="0" w:space="0" w:color="auto"/>
        <w:bottom w:val="none" w:sz="0" w:space="0" w:color="auto"/>
        <w:right w:val="none" w:sz="0" w:space="0" w:color="auto"/>
      </w:divBdr>
    </w:div>
    <w:div w:id="236785875">
      <w:bodyDiv w:val="1"/>
      <w:marLeft w:val="0"/>
      <w:marRight w:val="0"/>
      <w:marTop w:val="0"/>
      <w:marBottom w:val="0"/>
      <w:divBdr>
        <w:top w:val="none" w:sz="0" w:space="0" w:color="auto"/>
        <w:left w:val="none" w:sz="0" w:space="0" w:color="auto"/>
        <w:bottom w:val="none" w:sz="0" w:space="0" w:color="auto"/>
        <w:right w:val="none" w:sz="0" w:space="0" w:color="auto"/>
      </w:divBdr>
    </w:div>
    <w:div w:id="245044737">
      <w:bodyDiv w:val="1"/>
      <w:marLeft w:val="0"/>
      <w:marRight w:val="0"/>
      <w:marTop w:val="0"/>
      <w:marBottom w:val="0"/>
      <w:divBdr>
        <w:top w:val="none" w:sz="0" w:space="0" w:color="auto"/>
        <w:left w:val="none" w:sz="0" w:space="0" w:color="auto"/>
        <w:bottom w:val="none" w:sz="0" w:space="0" w:color="auto"/>
        <w:right w:val="none" w:sz="0" w:space="0" w:color="auto"/>
      </w:divBdr>
    </w:div>
    <w:div w:id="257174093">
      <w:bodyDiv w:val="1"/>
      <w:marLeft w:val="0"/>
      <w:marRight w:val="0"/>
      <w:marTop w:val="0"/>
      <w:marBottom w:val="0"/>
      <w:divBdr>
        <w:top w:val="none" w:sz="0" w:space="0" w:color="auto"/>
        <w:left w:val="none" w:sz="0" w:space="0" w:color="auto"/>
        <w:bottom w:val="none" w:sz="0" w:space="0" w:color="auto"/>
        <w:right w:val="none" w:sz="0" w:space="0" w:color="auto"/>
      </w:divBdr>
    </w:div>
    <w:div w:id="288558215">
      <w:bodyDiv w:val="1"/>
      <w:marLeft w:val="0"/>
      <w:marRight w:val="0"/>
      <w:marTop w:val="0"/>
      <w:marBottom w:val="0"/>
      <w:divBdr>
        <w:top w:val="none" w:sz="0" w:space="0" w:color="auto"/>
        <w:left w:val="none" w:sz="0" w:space="0" w:color="auto"/>
        <w:bottom w:val="none" w:sz="0" w:space="0" w:color="auto"/>
        <w:right w:val="none" w:sz="0" w:space="0" w:color="auto"/>
      </w:divBdr>
    </w:div>
    <w:div w:id="302320274">
      <w:bodyDiv w:val="1"/>
      <w:marLeft w:val="0"/>
      <w:marRight w:val="0"/>
      <w:marTop w:val="0"/>
      <w:marBottom w:val="0"/>
      <w:divBdr>
        <w:top w:val="none" w:sz="0" w:space="0" w:color="auto"/>
        <w:left w:val="none" w:sz="0" w:space="0" w:color="auto"/>
        <w:bottom w:val="none" w:sz="0" w:space="0" w:color="auto"/>
        <w:right w:val="none" w:sz="0" w:space="0" w:color="auto"/>
      </w:divBdr>
    </w:div>
    <w:div w:id="307176044">
      <w:bodyDiv w:val="1"/>
      <w:marLeft w:val="0"/>
      <w:marRight w:val="0"/>
      <w:marTop w:val="0"/>
      <w:marBottom w:val="0"/>
      <w:divBdr>
        <w:top w:val="none" w:sz="0" w:space="0" w:color="auto"/>
        <w:left w:val="none" w:sz="0" w:space="0" w:color="auto"/>
        <w:bottom w:val="none" w:sz="0" w:space="0" w:color="auto"/>
        <w:right w:val="none" w:sz="0" w:space="0" w:color="auto"/>
      </w:divBdr>
    </w:div>
    <w:div w:id="313876102">
      <w:bodyDiv w:val="1"/>
      <w:marLeft w:val="0"/>
      <w:marRight w:val="0"/>
      <w:marTop w:val="0"/>
      <w:marBottom w:val="0"/>
      <w:divBdr>
        <w:top w:val="none" w:sz="0" w:space="0" w:color="auto"/>
        <w:left w:val="none" w:sz="0" w:space="0" w:color="auto"/>
        <w:bottom w:val="none" w:sz="0" w:space="0" w:color="auto"/>
        <w:right w:val="none" w:sz="0" w:space="0" w:color="auto"/>
      </w:divBdr>
    </w:div>
    <w:div w:id="326518194">
      <w:bodyDiv w:val="1"/>
      <w:marLeft w:val="0"/>
      <w:marRight w:val="0"/>
      <w:marTop w:val="0"/>
      <w:marBottom w:val="0"/>
      <w:divBdr>
        <w:top w:val="none" w:sz="0" w:space="0" w:color="auto"/>
        <w:left w:val="none" w:sz="0" w:space="0" w:color="auto"/>
        <w:bottom w:val="none" w:sz="0" w:space="0" w:color="auto"/>
        <w:right w:val="none" w:sz="0" w:space="0" w:color="auto"/>
      </w:divBdr>
    </w:div>
    <w:div w:id="329450776">
      <w:bodyDiv w:val="1"/>
      <w:marLeft w:val="0"/>
      <w:marRight w:val="0"/>
      <w:marTop w:val="0"/>
      <w:marBottom w:val="0"/>
      <w:divBdr>
        <w:top w:val="none" w:sz="0" w:space="0" w:color="auto"/>
        <w:left w:val="none" w:sz="0" w:space="0" w:color="auto"/>
        <w:bottom w:val="none" w:sz="0" w:space="0" w:color="auto"/>
        <w:right w:val="none" w:sz="0" w:space="0" w:color="auto"/>
      </w:divBdr>
    </w:div>
    <w:div w:id="344213131">
      <w:bodyDiv w:val="1"/>
      <w:marLeft w:val="0"/>
      <w:marRight w:val="0"/>
      <w:marTop w:val="0"/>
      <w:marBottom w:val="0"/>
      <w:divBdr>
        <w:top w:val="none" w:sz="0" w:space="0" w:color="auto"/>
        <w:left w:val="none" w:sz="0" w:space="0" w:color="auto"/>
        <w:bottom w:val="none" w:sz="0" w:space="0" w:color="auto"/>
        <w:right w:val="none" w:sz="0" w:space="0" w:color="auto"/>
      </w:divBdr>
    </w:div>
    <w:div w:id="398407338">
      <w:bodyDiv w:val="1"/>
      <w:marLeft w:val="0"/>
      <w:marRight w:val="0"/>
      <w:marTop w:val="0"/>
      <w:marBottom w:val="0"/>
      <w:divBdr>
        <w:top w:val="none" w:sz="0" w:space="0" w:color="auto"/>
        <w:left w:val="none" w:sz="0" w:space="0" w:color="auto"/>
        <w:bottom w:val="none" w:sz="0" w:space="0" w:color="auto"/>
        <w:right w:val="none" w:sz="0" w:space="0" w:color="auto"/>
      </w:divBdr>
    </w:div>
    <w:div w:id="406153351">
      <w:bodyDiv w:val="1"/>
      <w:marLeft w:val="0"/>
      <w:marRight w:val="0"/>
      <w:marTop w:val="0"/>
      <w:marBottom w:val="0"/>
      <w:divBdr>
        <w:top w:val="none" w:sz="0" w:space="0" w:color="auto"/>
        <w:left w:val="none" w:sz="0" w:space="0" w:color="auto"/>
        <w:bottom w:val="none" w:sz="0" w:space="0" w:color="auto"/>
        <w:right w:val="none" w:sz="0" w:space="0" w:color="auto"/>
      </w:divBdr>
    </w:div>
    <w:div w:id="415170778">
      <w:bodyDiv w:val="1"/>
      <w:marLeft w:val="0"/>
      <w:marRight w:val="0"/>
      <w:marTop w:val="0"/>
      <w:marBottom w:val="0"/>
      <w:divBdr>
        <w:top w:val="none" w:sz="0" w:space="0" w:color="auto"/>
        <w:left w:val="none" w:sz="0" w:space="0" w:color="auto"/>
        <w:bottom w:val="none" w:sz="0" w:space="0" w:color="auto"/>
        <w:right w:val="none" w:sz="0" w:space="0" w:color="auto"/>
      </w:divBdr>
    </w:div>
    <w:div w:id="449473367">
      <w:bodyDiv w:val="1"/>
      <w:marLeft w:val="0"/>
      <w:marRight w:val="0"/>
      <w:marTop w:val="0"/>
      <w:marBottom w:val="0"/>
      <w:divBdr>
        <w:top w:val="none" w:sz="0" w:space="0" w:color="auto"/>
        <w:left w:val="none" w:sz="0" w:space="0" w:color="auto"/>
        <w:bottom w:val="none" w:sz="0" w:space="0" w:color="auto"/>
        <w:right w:val="none" w:sz="0" w:space="0" w:color="auto"/>
      </w:divBdr>
    </w:div>
    <w:div w:id="465129475">
      <w:bodyDiv w:val="1"/>
      <w:marLeft w:val="0"/>
      <w:marRight w:val="0"/>
      <w:marTop w:val="0"/>
      <w:marBottom w:val="0"/>
      <w:divBdr>
        <w:top w:val="none" w:sz="0" w:space="0" w:color="auto"/>
        <w:left w:val="none" w:sz="0" w:space="0" w:color="auto"/>
        <w:bottom w:val="none" w:sz="0" w:space="0" w:color="auto"/>
        <w:right w:val="none" w:sz="0" w:space="0" w:color="auto"/>
      </w:divBdr>
    </w:div>
    <w:div w:id="472450522">
      <w:bodyDiv w:val="1"/>
      <w:marLeft w:val="0"/>
      <w:marRight w:val="0"/>
      <w:marTop w:val="0"/>
      <w:marBottom w:val="0"/>
      <w:divBdr>
        <w:top w:val="none" w:sz="0" w:space="0" w:color="auto"/>
        <w:left w:val="none" w:sz="0" w:space="0" w:color="auto"/>
        <w:bottom w:val="none" w:sz="0" w:space="0" w:color="auto"/>
        <w:right w:val="none" w:sz="0" w:space="0" w:color="auto"/>
      </w:divBdr>
    </w:div>
    <w:div w:id="484126660">
      <w:bodyDiv w:val="1"/>
      <w:marLeft w:val="0"/>
      <w:marRight w:val="0"/>
      <w:marTop w:val="0"/>
      <w:marBottom w:val="0"/>
      <w:divBdr>
        <w:top w:val="none" w:sz="0" w:space="0" w:color="auto"/>
        <w:left w:val="none" w:sz="0" w:space="0" w:color="auto"/>
        <w:bottom w:val="none" w:sz="0" w:space="0" w:color="auto"/>
        <w:right w:val="none" w:sz="0" w:space="0" w:color="auto"/>
      </w:divBdr>
    </w:div>
    <w:div w:id="486482261">
      <w:bodyDiv w:val="1"/>
      <w:marLeft w:val="0"/>
      <w:marRight w:val="0"/>
      <w:marTop w:val="0"/>
      <w:marBottom w:val="0"/>
      <w:divBdr>
        <w:top w:val="none" w:sz="0" w:space="0" w:color="auto"/>
        <w:left w:val="none" w:sz="0" w:space="0" w:color="auto"/>
        <w:bottom w:val="none" w:sz="0" w:space="0" w:color="auto"/>
        <w:right w:val="none" w:sz="0" w:space="0" w:color="auto"/>
      </w:divBdr>
    </w:div>
    <w:div w:id="492797442">
      <w:bodyDiv w:val="1"/>
      <w:marLeft w:val="0"/>
      <w:marRight w:val="0"/>
      <w:marTop w:val="0"/>
      <w:marBottom w:val="0"/>
      <w:divBdr>
        <w:top w:val="none" w:sz="0" w:space="0" w:color="auto"/>
        <w:left w:val="none" w:sz="0" w:space="0" w:color="auto"/>
        <w:bottom w:val="none" w:sz="0" w:space="0" w:color="auto"/>
        <w:right w:val="none" w:sz="0" w:space="0" w:color="auto"/>
      </w:divBdr>
    </w:div>
    <w:div w:id="499390306">
      <w:bodyDiv w:val="1"/>
      <w:marLeft w:val="0"/>
      <w:marRight w:val="0"/>
      <w:marTop w:val="0"/>
      <w:marBottom w:val="0"/>
      <w:divBdr>
        <w:top w:val="none" w:sz="0" w:space="0" w:color="auto"/>
        <w:left w:val="none" w:sz="0" w:space="0" w:color="auto"/>
        <w:bottom w:val="none" w:sz="0" w:space="0" w:color="auto"/>
        <w:right w:val="none" w:sz="0" w:space="0" w:color="auto"/>
      </w:divBdr>
    </w:div>
    <w:div w:id="510263922">
      <w:bodyDiv w:val="1"/>
      <w:marLeft w:val="0"/>
      <w:marRight w:val="0"/>
      <w:marTop w:val="0"/>
      <w:marBottom w:val="0"/>
      <w:divBdr>
        <w:top w:val="none" w:sz="0" w:space="0" w:color="auto"/>
        <w:left w:val="none" w:sz="0" w:space="0" w:color="auto"/>
        <w:bottom w:val="none" w:sz="0" w:space="0" w:color="auto"/>
        <w:right w:val="none" w:sz="0" w:space="0" w:color="auto"/>
      </w:divBdr>
    </w:div>
    <w:div w:id="533999443">
      <w:bodyDiv w:val="1"/>
      <w:marLeft w:val="0"/>
      <w:marRight w:val="0"/>
      <w:marTop w:val="0"/>
      <w:marBottom w:val="0"/>
      <w:divBdr>
        <w:top w:val="none" w:sz="0" w:space="0" w:color="auto"/>
        <w:left w:val="none" w:sz="0" w:space="0" w:color="auto"/>
        <w:bottom w:val="none" w:sz="0" w:space="0" w:color="auto"/>
        <w:right w:val="none" w:sz="0" w:space="0" w:color="auto"/>
      </w:divBdr>
    </w:div>
    <w:div w:id="543252132">
      <w:bodyDiv w:val="1"/>
      <w:marLeft w:val="0"/>
      <w:marRight w:val="0"/>
      <w:marTop w:val="0"/>
      <w:marBottom w:val="0"/>
      <w:divBdr>
        <w:top w:val="none" w:sz="0" w:space="0" w:color="auto"/>
        <w:left w:val="none" w:sz="0" w:space="0" w:color="auto"/>
        <w:bottom w:val="none" w:sz="0" w:space="0" w:color="auto"/>
        <w:right w:val="none" w:sz="0" w:space="0" w:color="auto"/>
      </w:divBdr>
    </w:div>
    <w:div w:id="547376479">
      <w:bodyDiv w:val="1"/>
      <w:marLeft w:val="0"/>
      <w:marRight w:val="0"/>
      <w:marTop w:val="0"/>
      <w:marBottom w:val="0"/>
      <w:divBdr>
        <w:top w:val="none" w:sz="0" w:space="0" w:color="auto"/>
        <w:left w:val="none" w:sz="0" w:space="0" w:color="auto"/>
        <w:bottom w:val="none" w:sz="0" w:space="0" w:color="auto"/>
        <w:right w:val="none" w:sz="0" w:space="0" w:color="auto"/>
      </w:divBdr>
    </w:div>
    <w:div w:id="553155435">
      <w:bodyDiv w:val="1"/>
      <w:marLeft w:val="0"/>
      <w:marRight w:val="0"/>
      <w:marTop w:val="0"/>
      <w:marBottom w:val="0"/>
      <w:divBdr>
        <w:top w:val="none" w:sz="0" w:space="0" w:color="auto"/>
        <w:left w:val="none" w:sz="0" w:space="0" w:color="auto"/>
        <w:bottom w:val="none" w:sz="0" w:space="0" w:color="auto"/>
        <w:right w:val="none" w:sz="0" w:space="0" w:color="auto"/>
      </w:divBdr>
    </w:div>
    <w:div w:id="562788482">
      <w:bodyDiv w:val="1"/>
      <w:marLeft w:val="0"/>
      <w:marRight w:val="0"/>
      <w:marTop w:val="0"/>
      <w:marBottom w:val="0"/>
      <w:divBdr>
        <w:top w:val="none" w:sz="0" w:space="0" w:color="auto"/>
        <w:left w:val="none" w:sz="0" w:space="0" w:color="auto"/>
        <w:bottom w:val="none" w:sz="0" w:space="0" w:color="auto"/>
        <w:right w:val="none" w:sz="0" w:space="0" w:color="auto"/>
      </w:divBdr>
    </w:div>
    <w:div w:id="567764406">
      <w:bodyDiv w:val="1"/>
      <w:marLeft w:val="0"/>
      <w:marRight w:val="0"/>
      <w:marTop w:val="0"/>
      <w:marBottom w:val="0"/>
      <w:divBdr>
        <w:top w:val="none" w:sz="0" w:space="0" w:color="auto"/>
        <w:left w:val="none" w:sz="0" w:space="0" w:color="auto"/>
        <w:bottom w:val="none" w:sz="0" w:space="0" w:color="auto"/>
        <w:right w:val="none" w:sz="0" w:space="0" w:color="auto"/>
      </w:divBdr>
    </w:div>
    <w:div w:id="576281647">
      <w:bodyDiv w:val="1"/>
      <w:marLeft w:val="0"/>
      <w:marRight w:val="0"/>
      <w:marTop w:val="0"/>
      <w:marBottom w:val="0"/>
      <w:divBdr>
        <w:top w:val="none" w:sz="0" w:space="0" w:color="auto"/>
        <w:left w:val="none" w:sz="0" w:space="0" w:color="auto"/>
        <w:bottom w:val="none" w:sz="0" w:space="0" w:color="auto"/>
        <w:right w:val="none" w:sz="0" w:space="0" w:color="auto"/>
      </w:divBdr>
    </w:div>
    <w:div w:id="576407125">
      <w:bodyDiv w:val="1"/>
      <w:marLeft w:val="0"/>
      <w:marRight w:val="0"/>
      <w:marTop w:val="0"/>
      <w:marBottom w:val="0"/>
      <w:divBdr>
        <w:top w:val="none" w:sz="0" w:space="0" w:color="auto"/>
        <w:left w:val="none" w:sz="0" w:space="0" w:color="auto"/>
        <w:bottom w:val="none" w:sz="0" w:space="0" w:color="auto"/>
        <w:right w:val="none" w:sz="0" w:space="0" w:color="auto"/>
      </w:divBdr>
    </w:div>
    <w:div w:id="578055512">
      <w:bodyDiv w:val="1"/>
      <w:marLeft w:val="0"/>
      <w:marRight w:val="0"/>
      <w:marTop w:val="0"/>
      <w:marBottom w:val="0"/>
      <w:divBdr>
        <w:top w:val="none" w:sz="0" w:space="0" w:color="auto"/>
        <w:left w:val="none" w:sz="0" w:space="0" w:color="auto"/>
        <w:bottom w:val="none" w:sz="0" w:space="0" w:color="auto"/>
        <w:right w:val="none" w:sz="0" w:space="0" w:color="auto"/>
      </w:divBdr>
    </w:div>
    <w:div w:id="578904654">
      <w:bodyDiv w:val="1"/>
      <w:marLeft w:val="0"/>
      <w:marRight w:val="0"/>
      <w:marTop w:val="0"/>
      <w:marBottom w:val="0"/>
      <w:divBdr>
        <w:top w:val="none" w:sz="0" w:space="0" w:color="auto"/>
        <w:left w:val="none" w:sz="0" w:space="0" w:color="auto"/>
        <w:bottom w:val="none" w:sz="0" w:space="0" w:color="auto"/>
        <w:right w:val="none" w:sz="0" w:space="0" w:color="auto"/>
      </w:divBdr>
    </w:div>
    <w:div w:id="579605833">
      <w:bodyDiv w:val="1"/>
      <w:marLeft w:val="0"/>
      <w:marRight w:val="0"/>
      <w:marTop w:val="0"/>
      <w:marBottom w:val="0"/>
      <w:divBdr>
        <w:top w:val="none" w:sz="0" w:space="0" w:color="auto"/>
        <w:left w:val="none" w:sz="0" w:space="0" w:color="auto"/>
        <w:bottom w:val="none" w:sz="0" w:space="0" w:color="auto"/>
        <w:right w:val="none" w:sz="0" w:space="0" w:color="auto"/>
      </w:divBdr>
    </w:div>
    <w:div w:id="590504698">
      <w:bodyDiv w:val="1"/>
      <w:marLeft w:val="0"/>
      <w:marRight w:val="0"/>
      <w:marTop w:val="0"/>
      <w:marBottom w:val="0"/>
      <w:divBdr>
        <w:top w:val="none" w:sz="0" w:space="0" w:color="auto"/>
        <w:left w:val="none" w:sz="0" w:space="0" w:color="auto"/>
        <w:bottom w:val="none" w:sz="0" w:space="0" w:color="auto"/>
        <w:right w:val="none" w:sz="0" w:space="0" w:color="auto"/>
      </w:divBdr>
    </w:div>
    <w:div w:id="595283444">
      <w:bodyDiv w:val="1"/>
      <w:marLeft w:val="0"/>
      <w:marRight w:val="0"/>
      <w:marTop w:val="0"/>
      <w:marBottom w:val="0"/>
      <w:divBdr>
        <w:top w:val="none" w:sz="0" w:space="0" w:color="auto"/>
        <w:left w:val="none" w:sz="0" w:space="0" w:color="auto"/>
        <w:bottom w:val="none" w:sz="0" w:space="0" w:color="auto"/>
        <w:right w:val="none" w:sz="0" w:space="0" w:color="auto"/>
      </w:divBdr>
    </w:div>
    <w:div w:id="602568534">
      <w:bodyDiv w:val="1"/>
      <w:marLeft w:val="0"/>
      <w:marRight w:val="0"/>
      <w:marTop w:val="0"/>
      <w:marBottom w:val="0"/>
      <w:divBdr>
        <w:top w:val="none" w:sz="0" w:space="0" w:color="auto"/>
        <w:left w:val="none" w:sz="0" w:space="0" w:color="auto"/>
        <w:bottom w:val="none" w:sz="0" w:space="0" w:color="auto"/>
        <w:right w:val="none" w:sz="0" w:space="0" w:color="auto"/>
      </w:divBdr>
    </w:div>
    <w:div w:id="614289992">
      <w:bodyDiv w:val="1"/>
      <w:marLeft w:val="0"/>
      <w:marRight w:val="0"/>
      <w:marTop w:val="0"/>
      <w:marBottom w:val="0"/>
      <w:divBdr>
        <w:top w:val="none" w:sz="0" w:space="0" w:color="auto"/>
        <w:left w:val="none" w:sz="0" w:space="0" w:color="auto"/>
        <w:bottom w:val="none" w:sz="0" w:space="0" w:color="auto"/>
        <w:right w:val="none" w:sz="0" w:space="0" w:color="auto"/>
      </w:divBdr>
    </w:div>
    <w:div w:id="615336835">
      <w:bodyDiv w:val="1"/>
      <w:marLeft w:val="0"/>
      <w:marRight w:val="0"/>
      <w:marTop w:val="0"/>
      <w:marBottom w:val="0"/>
      <w:divBdr>
        <w:top w:val="none" w:sz="0" w:space="0" w:color="auto"/>
        <w:left w:val="none" w:sz="0" w:space="0" w:color="auto"/>
        <w:bottom w:val="none" w:sz="0" w:space="0" w:color="auto"/>
        <w:right w:val="none" w:sz="0" w:space="0" w:color="auto"/>
      </w:divBdr>
    </w:div>
    <w:div w:id="615867023">
      <w:bodyDiv w:val="1"/>
      <w:marLeft w:val="0"/>
      <w:marRight w:val="0"/>
      <w:marTop w:val="0"/>
      <w:marBottom w:val="0"/>
      <w:divBdr>
        <w:top w:val="none" w:sz="0" w:space="0" w:color="auto"/>
        <w:left w:val="none" w:sz="0" w:space="0" w:color="auto"/>
        <w:bottom w:val="none" w:sz="0" w:space="0" w:color="auto"/>
        <w:right w:val="none" w:sz="0" w:space="0" w:color="auto"/>
      </w:divBdr>
    </w:div>
    <w:div w:id="618605755">
      <w:bodyDiv w:val="1"/>
      <w:marLeft w:val="0"/>
      <w:marRight w:val="0"/>
      <w:marTop w:val="0"/>
      <w:marBottom w:val="0"/>
      <w:divBdr>
        <w:top w:val="none" w:sz="0" w:space="0" w:color="auto"/>
        <w:left w:val="none" w:sz="0" w:space="0" w:color="auto"/>
        <w:bottom w:val="none" w:sz="0" w:space="0" w:color="auto"/>
        <w:right w:val="none" w:sz="0" w:space="0" w:color="auto"/>
      </w:divBdr>
      <w:divsChild>
        <w:div w:id="2053457239">
          <w:marLeft w:val="0"/>
          <w:marRight w:val="0"/>
          <w:marTop w:val="0"/>
          <w:marBottom w:val="0"/>
          <w:divBdr>
            <w:top w:val="none" w:sz="0" w:space="0" w:color="auto"/>
            <w:left w:val="none" w:sz="0" w:space="0" w:color="auto"/>
            <w:bottom w:val="none" w:sz="0" w:space="0" w:color="auto"/>
            <w:right w:val="none" w:sz="0" w:space="0" w:color="auto"/>
          </w:divBdr>
          <w:divsChild>
            <w:div w:id="1875146400">
              <w:marLeft w:val="0"/>
              <w:marRight w:val="0"/>
              <w:marTop w:val="0"/>
              <w:marBottom w:val="375"/>
              <w:divBdr>
                <w:top w:val="none" w:sz="0" w:space="0" w:color="auto"/>
                <w:left w:val="none" w:sz="0" w:space="0" w:color="auto"/>
                <w:bottom w:val="none" w:sz="0" w:space="0" w:color="auto"/>
                <w:right w:val="none" w:sz="0" w:space="0" w:color="auto"/>
              </w:divBdr>
              <w:divsChild>
                <w:div w:id="1265187924">
                  <w:marLeft w:val="0"/>
                  <w:marRight w:val="75"/>
                  <w:marTop w:val="0"/>
                  <w:marBottom w:val="0"/>
                  <w:divBdr>
                    <w:top w:val="none" w:sz="0" w:space="0" w:color="auto"/>
                    <w:left w:val="none" w:sz="0" w:space="0" w:color="auto"/>
                    <w:bottom w:val="none" w:sz="0" w:space="0" w:color="auto"/>
                    <w:right w:val="none" w:sz="0" w:space="0" w:color="auto"/>
                  </w:divBdr>
                  <w:divsChild>
                    <w:div w:id="1771310813">
                      <w:marLeft w:val="0"/>
                      <w:marRight w:val="0"/>
                      <w:marTop w:val="0"/>
                      <w:marBottom w:val="0"/>
                      <w:divBdr>
                        <w:top w:val="none" w:sz="0" w:space="0" w:color="auto"/>
                        <w:left w:val="none" w:sz="0" w:space="0" w:color="auto"/>
                        <w:bottom w:val="none" w:sz="0" w:space="0" w:color="auto"/>
                        <w:right w:val="none" w:sz="0" w:space="0" w:color="auto"/>
                      </w:divBdr>
                    </w:div>
                  </w:divsChild>
                </w:div>
                <w:div w:id="1342319949">
                  <w:marLeft w:val="0"/>
                  <w:marRight w:val="75"/>
                  <w:marTop w:val="0"/>
                  <w:marBottom w:val="0"/>
                  <w:divBdr>
                    <w:top w:val="none" w:sz="0" w:space="0" w:color="auto"/>
                    <w:left w:val="none" w:sz="0" w:space="0" w:color="auto"/>
                    <w:bottom w:val="none" w:sz="0" w:space="0" w:color="auto"/>
                    <w:right w:val="none" w:sz="0" w:space="0" w:color="auto"/>
                  </w:divBdr>
                  <w:divsChild>
                    <w:div w:id="1960186510">
                      <w:marLeft w:val="0"/>
                      <w:marRight w:val="0"/>
                      <w:marTop w:val="0"/>
                      <w:marBottom w:val="0"/>
                      <w:divBdr>
                        <w:top w:val="none" w:sz="0" w:space="0" w:color="auto"/>
                        <w:left w:val="none" w:sz="0" w:space="0" w:color="auto"/>
                        <w:bottom w:val="none" w:sz="0" w:space="0" w:color="auto"/>
                        <w:right w:val="none" w:sz="0" w:space="0" w:color="auto"/>
                      </w:divBdr>
                    </w:div>
                  </w:divsChild>
                </w:div>
                <w:div w:id="705764019">
                  <w:marLeft w:val="0"/>
                  <w:marRight w:val="75"/>
                  <w:marTop w:val="0"/>
                  <w:marBottom w:val="0"/>
                  <w:divBdr>
                    <w:top w:val="none" w:sz="0" w:space="0" w:color="auto"/>
                    <w:left w:val="none" w:sz="0" w:space="0" w:color="auto"/>
                    <w:bottom w:val="none" w:sz="0" w:space="0" w:color="auto"/>
                    <w:right w:val="none" w:sz="0" w:space="0" w:color="auto"/>
                  </w:divBdr>
                  <w:divsChild>
                    <w:div w:id="1808275442">
                      <w:marLeft w:val="0"/>
                      <w:marRight w:val="0"/>
                      <w:marTop w:val="0"/>
                      <w:marBottom w:val="0"/>
                      <w:divBdr>
                        <w:top w:val="none" w:sz="0" w:space="0" w:color="auto"/>
                        <w:left w:val="none" w:sz="0" w:space="0" w:color="auto"/>
                        <w:bottom w:val="none" w:sz="0" w:space="0" w:color="auto"/>
                        <w:right w:val="none" w:sz="0" w:space="0" w:color="auto"/>
                      </w:divBdr>
                    </w:div>
                  </w:divsChild>
                </w:div>
                <w:div w:id="278420283">
                  <w:marLeft w:val="0"/>
                  <w:marRight w:val="75"/>
                  <w:marTop w:val="0"/>
                  <w:marBottom w:val="0"/>
                  <w:divBdr>
                    <w:top w:val="none" w:sz="0" w:space="0" w:color="auto"/>
                    <w:left w:val="none" w:sz="0" w:space="0" w:color="auto"/>
                    <w:bottom w:val="none" w:sz="0" w:space="0" w:color="auto"/>
                    <w:right w:val="none" w:sz="0" w:space="0" w:color="auto"/>
                  </w:divBdr>
                  <w:divsChild>
                    <w:div w:id="1732846578">
                      <w:marLeft w:val="0"/>
                      <w:marRight w:val="0"/>
                      <w:marTop w:val="0"/>
                      <w:marBottom w:val="0"/>
                      <w:divBdr>
                        <w:top w:val="none" w:sz="0" w:space="0" w:color="auto"/>
                        <w:left w:val="none" w:sz="0" w:space="0" w:color="auto"/>
                        <w:bottom w:val="none" w:sz="0" w:space="0" w:color="auto"/>
                        <w:right w:val="none" w:sz="0" w:space="0" w:color="auto"/>
                      </w:divBdr>
                    </w:div>
                  </w:divsChild>
                </w:div>
                <w:div w:id="1874269398">
                  <w:marLeft w:val="0"/>
                  <w:marRight w:val="75"/>
                  <w:marTop w:val="0"/>
                  <w:marBottom w:val="0"/>
                  <w:divBdr>
                    <w:top w:val="none" w:sz="0" w:space="0" w:color="auto"/>
                    <w:left w:val="none" w:sz="0" w:space="0" w:color="auto"/>
                    <w:bottom w:val="none" w:sz="0" w:space="0" w:color="auto"/>
                    <w:right w:val="none" w:sz="0" w:space="0" w:color="auto"/>
                  </w:divBdr>
                  <w:divsChild>
                    <w:div w:id="3553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97488">
      <w:bodyDiv w:val="1"/>
      <w:marLeft w:val="0"/>
      <w:marRight w:val="0"/>
      <w:marTop w:val="0"/>
      <w:marBottom w:val="0"/>
      <w:divBdr>
        <w:top w:val="none" w:sz="0" w:space="0" w:color="auto"/>
        <w:left w:val="none" w:sz="0" w:space="0" w:color="auto"/>
        <w:bottom w:val="none" w:sz="0" w:space="0" w:color="auto"/>
        <w:right w:val="none" w:sz="0" w:space="0" w:color="auto"/>
      </w:divBdr>
    </w:div>
    <w:div w:id="635764828">
      <w:bodyDiv w:val="1"/>
      <w:marLeft w:val="0"/>
      <w:marRight w:val="0"/>
      <w:marTop w:val="0"/>
      <w:marBottom w:val="0"/>
      <w:divBdr>
        <w:top w:val="none" w:sz="0" w:space="0" w:color="auto"/>
        <w:left w:val="none" w:sz="0" w:space="0" w:color="auto"/>
        <w:bottom w:val="none" w:sz="0" w:space="0" w:color="auto"/>
        <w:right w:val="none" w:sz="0" w:space="0" w:color="auto"/>
      </w:divBdr>
    </w:div>
    <w:div w:id="638418566">
      <w:bodyDiv w:val="1"/>
      <w:marLeft w:val="0"/>
      <w:marRight w:val="0"/>
      <w:marTop w:val="0"/>
      <w:marBottom w:val="0"/>
      <w:divBdr>
        <w:top w:val="none" w:sz="0" w:space="0" w:color="auto"/>
        <w:left w:val="none" w:sz="0" w:space="0" w:color="auto"/>
        <w:bottom w:val="none" w:sz="0" w:space="0" w:color="auto"/>
        <w:right w:val="none" w:sz="0" w:space="0" w:color="auto"/>
      </w:divBdr>
    </w:div>
    <w:div w:id="642933307">
      <w:bodyDiv w:val="1"/>
      <w:marLeft w:val="0"/>
      <w:marRight w:val="0"/>
      <w:marTop w:val="0"/>
      <w:marBottom w:val="0"/>
      <w:divBdr>
        <w:top w:val="none" w:sz="0" w:space="0" w:color="auto"/>
        <w:left w:val="none" w:sz="0" w:space="0" w:color="auto"/>
        <w:bottom w:val="none" w:sz="0" w:space="0" w:color="auto"/>
        <w:right w:val="none" w:sz="0" w:space="0" w:color="auto"/>
      </w:divBdr>
    </w:div>
    <w:div w:id="658968134">
      <w:bodyDiv w:val="1"/>
      <w:marLeft w:val="0"/>
      <w:marRight w:val="0"/>
      <w:marTop w:val="0"/>
      <w:marBottom w:val="0"/>
      <w:divBdr>
        <w:top w:val="none" w:sz="0" w:space="0" w:color="auto"/>
        <w:left w:val="none" w:sz="0" w:space="0" w:color="auto"/>
        <w:bottom w:val="none" w:sz="0" w:space="0" w:color="auto"/>
        <w:right w:val="none" w:sz="0" w:space="0" w:color="auto"/>
      </w:divBdr>
    </w:div>
    <w:div w:id="660347833">
      <w:bodyDiv w:val="1"/>
      <w:marLeft w:val="0"/>
      <w:marRight w:val="0"/>
      <w:marTop w:val="0"/>
      <w:marBottom w:val="0"/>
      <w:divBdr>
        <w:top w:val="none" w:sz="0" w:space="0" w:color="auto"/>
        <w:left w:val="none" w:sz="0" w:space="0" w:color="auto"/>
        <w:bottom w:val="none" w:sz="0" w:space="0" w:color="auto"/>
        <w:right w:val="none" w:sz="0" w:space="0" w:color="auto"/>
      </w:divBdr>
      <w:divsChild>
        <w:div w:id="2066299282">
          <w:marLeft w:val="0"/>
          <w:marRight w:val="0"/>
          <w:marTop w:val="0"/>
          <w:marBottom w:val="0"/>
          <w:divBdr>
            <w:top w:val="none" w:sz="0" w:space="0" w:color="auto"/>
            <w:left w:val="none" w:sz="0" w:space="0" w:color="auto"/>
            <w:bottom w:val="none" w:sz="0" w:space="0" w:color="auto"/>
            <w:right w:val="none" w:sz="0" w:space="0" w:color="auto"/>
          </w:divBdr>
        </w:div>
        <w:div w:id="718361754">
          <w:marLeft w:val="0"/>
          <w:marRight w:val="0"/>
          <w:marTop w:val="0"/>
          <w:marBottom w:val="0"/>
          <w:divBdr>
            <w:top w:val="none" w:sz="0" w:space="0" w:color="auto"/>
            <w:left w:val="none" w:sz="0" w:space="0" w:color="auto"/>
            <w:bottom w:val="none" w:sz="0" w:space="0" w:color="auto"/>
            <w:right w:val="none" w:sz="0" w:space="0" w:color="auto"/>
          </w:divBdr>
        </w:div>
        <w:div w:id="770973362">
          <w:marLeft w:val="0"/>
          <w:marRight w:val="0"/>
          <w:marTop w:val="0"/>
          <w:marBottom w:val="0"/>
          <w:divBdr>
            <w:top w:val="none" w:sz="0" w:space="0" w:color="auto"/>
            <w:left w:val="none" w:sz="0" w:space="0" w:color="auto"/>
            <w:bottom w:val="none" w:sz="0" w:space="0" w:color="auto"/>
            <w:right w:val="none" w:sz="0" w:space="0" w:color="auto"/>
          </w:divBdr>
        </w:div>
        <w:div w:id="414865475">
          <w:marLeft w:val="0"/>
          <w:marRight w:val="0"/>
          <w:marTop w:val="0"/>
          <w:marBottom w:val="0"/>
          <w:divBdr>
            <w:top w:val="none" w:sz="0" w:space="0" w:color="auto"/>
            <w:left w:val="none" w:sz="0" w:space="0" w:color="auto"/>
            <w:bottom w:val="none" w:sz="0" w:space="0" w:color="auto"/>
            <w:right w:val="none" w:sz="0" w:space="0" w:color="auto"/>
          </w:divBdr>
        </w:div>
        <w:div w:id="616760149">
          <w:marLeft w:val="0"/>
          <w:marRight w:val="0"/>
          <w:marTop w:val="0"/>
          <w:marBottom w:val="0"/>
          <w:divBdr>
            <w:top w:val="none" w:sz="0" w:space="0" w:color="auto"/>
            <w:left w:val="none" w:sz="0" w:space="0" w:color="auto"/>
            <w:bottom w:val="none" w:sz="0" w:space="0" w:color="auto"/>
            <w:right w:val="none" w:sz="0" w:space="0" w:color="auto"/>
          </w:divBdr>
        </w:div>
        <w:div w:id="1651977732">
          <w:marLeft w:val="0"/>
          <w:marRight w:val="0"/>
          <w:marTop w:val="0"/>
          <w:marBottom w:val="0"/>
          <w:divBdr>
            <w:top w:val="none" w:sz="0" w:space="0" w:color="auto"/>
            <w:left w:val="none" w:sz="0" w:space="0" w:color="auto"/>
            <w:bottom w:val="none" w:sz="0" w:space="0" w:color="auto"/>
            <w:right w:val="none" w:sz="0" w:space="0" w:color="auto"/>
          </w:divBdr>
        </w:div>
        <w:div w:id="1565530948">
          <w:marLeft w:val="0"/>
          <w:marRight w:val="0"/>
          <w:marTop w:val="0"/>
          <w:marBottom w:val="0"/>
          <w:divBdr>
            <w:top w:val="none" w:sz="0" w:space="0" w:color="auto"/>
            <w:left w:val="none" w:sz="0" w:space="0" w:color="auto"/>
            <w:bottom w:val="none" w:sz="0" w:space="0" w:color="auto"/>
            <w:right w:val="none" w:sz="0" w:space="0" w:color="auto"/>
          </w:divBdr>
        </w:div>
        <w:div w:id="485979592">
          <w:marLeft w:val="0"/>
          <w:marRight w:val="0"/>
          <w:marTop w:val="0"/>
          <w:marBottom w:val="0"/>
          <w:divBdr>
            <w:top w:val="none" w:sz="0" w:space="0" w:color="auto"/>
            <w:left w:val="none" w:sz="0" w:space="0" w:color="auto"/>
            <w:bottom w:val="none" w:sz="0" w:space="0" w:color="auto"/>
            <w:right w:val="none" w:sz="0" w:space="0" w:color="auto"/>
          </w:divBdr>
        </w:div>
        <w:div w:id="920061709">
          <w:marLeft w:val="0"/>
          <w:marRight w:val="0"/>
          <w:marTop w:val="0"/>
          <w:marBottom w:val="0"/>
          <w:divBdr>
            <w:top w:val="none" w:sz="0" w:space="0" w:color="auto"/>
            <w:left w:val="none" w:sz="0" w:space="0" w:color="auto"/>
            <w:bottom w:val="none" w:sz="0" w:space="0" w:color="auto"/>
            <w:right w:val="none" w:sz="0" w:space="0" w:color="auto"/>
          </w:divBdr>
        </w:div>
        <w:div w:id="258415958">
          <w:marLeft w:val="0"/>
          <w:marRight w:val="0"/>
          <w:marTop w:val="0"/>
          <w:marBottom w:val="0"/>
          <w:divBdr>
            <w:top w:val="none" w:sz="0" w:space="0" w:color="auto"/>
            <w:left w:val="none" w:sz="0" w:space="0" w:color="auto"/>
            <w:bottom w:val="none" w:sz="0" w:space="0" w:color="auto"/>
            <w:right w:val="none" w:sz="0" w:space="0" w:color="auto"/>
          </w:divBdr>
        </w:div>
        <w:div w:id="1926724361">
          <w:marLeft w:val="0"/>
          <w:marRight w:val="0"/>
          <w:marTop w:val="0"/>
          <w:marBottom w:val="0"/>
          <w:divBdr>
            <w:top w:val="none" w:sz="0" w:space="0" w:color="auto"/>
            <w:left w:val="none" w:sz="0" w:space="0" w:color="auto"/>
            <w:bottom w:val="none" w:sz="0" w:space="0" w:color="auto"/>
            <w:right w:val="none" w:sz="0" w:space="0" w:color="auto"/>
          </w:divBdr>
        </w:div>
        <w:div w:id="924220959">
          <w:marLeft w:val="0"/>
          <w:marRight w:val="0"/>
          <w:marTop w:val="0"/>
          <w:marBottom w:val="0"/>
          <w:divBdr>
            <w:top w:val="none" w:sz="0" w:space="0" w:color="auto"/>
            <w:left w:val="none" w:sz="0" w:space="0" w:color="auto"/>
            <w:bottom w:val="none" w:sz="0" w:space="0" w:color="auto"/>
            <w:right w:val="none" w:sz="0" w:space="0" w:color="auto"/>
          </w:divBdr>
        </w:div>
        <w:div w:id="629408802">
          <w:marLeft w:val="0"/>
          <w:marRight w:val="0"/>
          <w:marTop w:val="0"/>
          <w:marBottom w:val="0"/>
          <w:divBdr>
            <w:top w:val="none" w:sz="0" w:space="0" w:color="auto"/>
            <w:left w:val="none" w:sz="0" w:space="0" w:color="auto"/>
            <w:bottom w:val="none" w:sz="0" w:space="0" w:color="auto"/>
            <w:right w:val="none" w:sz="0" w:space="0" w:color="auto"/>
          </w:divBdr>
        </w:div>
        <w:div w:id="225072386">
          <w:marLeft w:val="0"/>
          <w:marRight w:val="0"/>
          <w:marTop w:val="0"/>
          <w:marBottom w:val="0"/>
          <w:divBdr>
            <w:top w:val="none" w:sz="0" w:space="0" w:color="auto"/>
            <w:left w:val="none" w:sz="0" w:space="0" w:color="auto"/>
            <w:bottom w:val="none" w:sz="0" w:space="0" w:color="auto"/>
            <w:right w:val="none" w:sz="0" w:space="0" w:color="auto"/>
          </w:divBdr>
        </w:div>
        <w:div w:id="1166095800">
          <w:marLeft w:val="0"/>
          <w:marRight w:val="0"/>
          <w:marTop w:val="0"/>
          <w:marBottom w:val="0"/>
          <w:divBdr>
            <w:top w:val="none" w:sz="0" w:space="0" w:color="auto"/>
            <w:left w:val="none" w:sz="0" w:space="0" w:color="auto"/>
            <w:bottom w:val="none" w:sz="0" w:space="0" w:color="auto"/>
            <w:right w:val="none" w:sz="0" w:space="0" w:color="auto"/>
          </w:divBdr>
        </w:div>
        <w:div w:id="1858034483">
          <w:marLeft w:val="0"/>
          <w:marRight w:val="0"/>
          <w:marTop w:val="0"/>
          <w:marBottom w:val="0"/>
          <w:divBdr>
            <w:top w:val="none" w:sz="0" w:space="0" w:color="auto"/>
            <w:left w:val="none" w:sz="0" w:space="0" w:color="auto"/>
            <w:bottom w:val="none" w:sz="0" w:space="0" w:color="auto"/>
            <w:right w:val="none" w:sz="0" w:space="0" w:color="auto"/>
          </w:divBdr>
        </w:div>
        <w:div w:id="1576822983">
          <w:marLeft w:val="0"/>
          <w:marRight w:val="0"/>
          <w:marTop w:val="0"/>
          <w:marBottom w:val="0"/>
          <w:divBdr>
            <w:top w:val="none" w:sz="0" w:space="0" w:color="auto"/>
            <w:left w:val="none" w:sz="0" w:space="0" w:color="auto"/>
            <w:bottom w:val="none" w:sz="0" w:space="0" w:color="auto"/>
            <w:right w:val="none" w:sz="0" w:space="0" w:color="auto"/>
          </w:divBdr>
        </w:div>
        <w:div w:id="962420840">
          <w:marLeft w:val="0"/>
          <w:marRight w:val="0"/>
          <w:marTop w:val="0"/>
          <w:marBottom w:val="0"/>
          <w:divBdr>
            <w:top w:val="none" w:sz="0" w:space="0" w:color="auto"/>
            <w:left w:val="none" w:sz="0" w:space="0" w:color="auto"/>
            <w:bottom w:val="none" w:sz="0" w:space="0" w:color="auto"/>
            <w:right w:val="none" w:sz="0" w:space="0" w:color="auto"/>
          </w:divBdr>
        </w:div>
        <w:div w:id="667438177">
          <w:marLeft w:val="0"/>
          <w:marRight w:val="0"/>
          <w:marTop w:val="0"/>
          <w:marBottom w:val="0"/>
          <w:divBdr>
            <w:top w:val="none" w:sz="0" w:space="0" w:color="auto"/>
            <w:left w:val="none" w:sz="0" w:space="0" w:color="auto"/>
            <w:bottom w:val="none" w:sz="0" w:space="0" w:color="auto"/>
            <w:right w:val="none" w:sz="0" w:space="0" w:color="auto"/>
          </w:divBdr>
        </w:div>
        <w:div w:id="1094790579">
          <w:marLeft w:val="0"/>
          <w:marRight w:val="0"/>
          <w:marTop w:val="0"/>
          <w:marBottom w:val="0"/>
          <w:divBdr>
            <w:top w:val="none" w:sz="0" w:space="0" w:color="auto"/>
            <w:left w:val="none" w:sz="0" w:space="0" w:color="auto"/>
            <w:bottom w:val="none" w:sz="0" w:space="0" w:color="auto"/>
            <w:right w:val="none" w:sz="0" w:space="0" w:color="auto"/>
          </w:divBdr>
        </w:div>
        <w:div w:id="1045063457">
          <w:marLeft w:val="0"/>
          <w:marRight w:val="0"/>
          <w:marTop w:val="0"/>
          <w:marBottom w:val="0"/>
          <w:divBdr>
            <w:top w:val="none" w:sz="0" w:space="0" w:color="auto"/>
            <w:left w:val="none" w:sz="0" w:space="0" w:color="auto"/>
            <w:bottom w:val="none" w:sz="0" w:space="0" w:color="auto"/>
            <w:right w:val="none" w:sz="0" w:space="0" w:color="auto"/>
          </w:divBdr>
        </w:div>
        <w:div w:id="335571152">
          <w:marLeft w:val="0"/>
          <w:marRight w:val="0"/>
          <w:marTop w:val="0"/>
          <w:marBottom w:val="0"/>
          <w:divBdr>
            <w:top w:val="none" w:sz="0" w:space="0" w:color="auto"/>
            <w:left w:val="none" w:sz="0" w:space="0" w:color="auto"/>
            <w:bottom w:val="none" w:sz="0" w:space="0" w:color="auto"/>
            <w:right w:val="none" w:sz="0" w:space="0" w:color="auto"/>
          </w:divBdr>
        </w:div>
        <w:div w:id="244651898">
          <w:marLeft w:val="0"/>
          <w:marRight w:val="0"/>
          <w:marTop w:val="0"/>
          <w:marBottom w:val="0"/>
          <w:divBdr>
            <w:top w:val="none" w:sz="0" w:space="0" w:color="auto"/>
            <w:left w:val="none" w:sz="0" w:space="0" w:color="auto"/>
            <w:bottom w:val="none" w:sz="0" w:space="0" w:color="auto"/>
            <w:right w:val="none" w:sz="0" w:space="0" w:color="auto"/>
          </w:divBdr>
        </w:div>
        <w:div w:id="948319573">
          <w:marLeft w:val="0"/>
          <w:marRight w:val="0"/>
          <w:marTop w:val="0"/>
          <w:marBottom w:val="0"/>
          <w:divBdr>
            <w:top w:val="none" w:sz="0" w:space="0" w:color="auto"/>
            <w:left w:val="none" w:sz="0" w:space="0" w:color="auto"/>
            <w:bottom w:val="none" w:sz="0" w:space="0" w:color="auto"/>
            <w:right w:val="none" w:sz="0" w:space="0" w:color="auto"/>
          </w:divBdr>
        </w:div>
      </w:divsChild>
    </w:div>
    <w:div w:id="664239240">
      <w:bodyDiv w:val="1"/>
      <w:marLeft w:val="0"/>
      <w:marRight w:val="0"/>
      <w:marTop w:val="0"/>
      <w:marBottom w:val="0"/>
      <w:divBdr>
        <w:top w:val="none" w:sz="0" w:space="0" w:color="auto"/>
        <w:left w:val="none" w:sz="0" w:space="0" w:color="auto"/>
        <w:bottom w:val="none" w:sz="0" w:space="0" w:color="auto"/>
        <w:right w:val="none" w:sz="0" w:space="0" w:color="auto"/>
      </w:divBdr>
    </w:div>
    <w:div w:id="665476150">
      <w:bodyDiv w:val="1"/>
      <w:marLeft w:val="0"/>
      <w:marRight w:val="0"/>
      <w:marTop w:val="0"/>
      <w:marBottom w:val="0"/>
      <w:divBdr>
        <w:top w:val="none" w:sz="0" w:space="0" w:color="auto"/>
        <w:left w:val="none" w:sz="0" w:space="0" w:color="auto"/>
        <w:bottom w:val="none" w:sz="0" w:space="0" w:color="auto"/>
        <w:right w:val="none" w:sz="0" w:space="0" w:color="auto"/>
      </w:divBdr>
    </w:div>
    <w:div w:id="676660044">
      <w:bodyDiv w:val="1"/>
      <w:marLeft w:val="0"/>
      <w:marRight w:val="0"/>
      <w:marTop w:val="0"/>
      <w:marBottom w:val="0"/>
      <w:divBdr>
        <w:top w:val="none" w:sz="0" w:space="0" w:color="auto"/>
        <w:left w:val="none" w:sz="0" w:space="0" w:color="auto"/>
        <w:bottom w:val="none" w:sz="0" w:space="0" w:color="auto"/>
        <w:right w:val="none" w:sz="0" w:space="0" w:color="auto"/>
      </w:divBdr>
    </w:div>
    <w:div w:id="689646297">
      <w:bodyDiv w:val="1"/>
      <w:marLeft w:val="0"/>
      <w:marRight w:val="0"/>
      <w:marTop w:val="0"/>
      <w:marBottom w:val="0"/>
      <w:divBdr>
        <w:top w:val="none" w:sz="0" w:space="0" w:color="auto"/>
        <w:left w:val="none" w:sz="0" w:space="0" w:color="auto"/>
        <w:bottom w:val="none" w:sz="0" w:space="0" w:color="auto"/>
        <w:right w:val="none" w:sz="0" w:space="0" w:color="auto"/>
      </w:divBdr>
    </w:div>
    <w:div w:id="690103855">
      <w:bodyDiv w:val="1"/>
      <w:marLeft w:val="0"/>
      <w:marRight w:val="0"/>
      <w:marTop w:val="0"/>
      <w:marBottom w:val="0"/>
      <w:divBdr>
        <w:top w:val="none" w:sz="0" w:space="0" w:color="auto"/>
        <w:left w:val="none" w:sz="0" w:space="0" w:color="auto"/>
        <w:bottom w:val="none" w:sz="0" w:space="0" w:color="auto"/>
        <w:right w:val="none" w:sz="0" w:space="0" w:color="auto"/>
      </w:divBdr>
    </w:div>
    <w:div w:id="696546862">
      <w:bodyDiv w:val="1"/>
      <w:marLeft w:val="0"/>
      <w:marRight w:val="0"/>
      <w:marTop w:val="0"/>
      <w:marBottom w:val="0"/>
      <w:divBdr>
        <w:top w:val="none" w:sz="0" w:space="0" w:color="auto"/>
        <w:left w:val="none" w:sz="0" w:space="0" w:color="auto"/>
        <w:bottom w:val="none" w:sz="0" w:space="0" w:color="auto"/>
        <w:right w:val="none" w:sz="0" w:space="0" w:color="auto"/>
      </w:divBdr>
    </w:div>
    <w:div w:id="699823736">
      <w:bodyDiv w:val="1"/>
      <w:marLeft w:val="0"/>
      <w:marRight w:val="0"/>
      <w:marTop w:val="0"/>
      <w:marBottom w:val="0"/>
      <w:divBdr>
        <w:top w:val="none" w:sz="0" w:space="0" w:color="auto"/>
        <w:left w:val="none" w:sz="0" w:space="0" w:color="auto"/>
        <w:bottom w:val="none" w:sz="0" w:space="0" w:color="auto"/>
        <w:right w:val="none" w:sz="0" w:space="0" w:color="auto"/>
      </w:divBdr>
      <w:divsChild>
        <w:div w:id="982198339">
          <w:marLeft w:val="0"/>
          <w:marRight w:val="0"/>
          <w:marTop w:val="0"/>
          <w:marBottom w:val="0"/>
          <w:divBdr>
            <w:top w:val="none" w:sz="0" w:space="0" w:color="auto"/>
            <w:left w:val="none" w:sz="0" w:space="0" w:color="auto"/>
            <w:bottom w:val="none" w:sz="0" w:space="0" w:color="auto"/>
            <w:right w:val="none" w:sz="0" w:space="0" w:color="auto"/>
          </w:divBdr>
          <w:divsChild>
            <w:div w:id="535854009">
              <w:marLeft w:val="600"/>
              <w:marRight w:val="600"/>
              <w:marTop w:val="280"/>
              <w:marBottom w:val="280"/>
              <w:divBdr>
                <w:top w:val="none" w:sz="0" w:space="0" w:color="auto"/>
                <w:left w:val="none" w:sz="0" w:space="0" w:color="auto"/>
                <w:bottom w:val="none" w:sz="0" w:space="0" w:color="auto"/>
                <w:right w:val="none" w:sz="0" w:space="0" w:color="auto"/>
              </w:divBdr>
              <w:divsChild>
                <w:div w:id="1686132816">
                  <w:marLeft w:val="0"/>
                  <w:marRight w:val="0"/>
                  <w:marTop w:val="0"/>
                  <w:marBottom w:val="0"/>
                  <w:divBdr>
                    <w:top w:val="none" w:sz="0" w:space="0" w:color="auto"/>
                    <w:left w:val="none" w:sz="0" w:space="0" w:color="auto"/>
                    <w:bottom w:val="none" w:sz="0" w:space="0" w:color="auto"/>
                    <w:right w:val="none" w:sz="0" w:space="0" w:color="auto"/>
                  </w:divBdr>
                  <w:divsChild>
                    <w:div w:id="511265960">
                      <w:marLeft w:val="0"/>
                      <w:marRight w:val="0"/>
                      <w:marTop w:val="0"/>
                      <w:marBottom w:val="0"/>
                      <w:divBdr>
                        <w:top w:val="none" w:sz="0" w:space="0" w:color="auto"/>
                        <w:left w:val="none" w:sz="0" w:space="0" w:color="auto"/>
                        <w:bottom w:val="none" w:sz="0" w:space="0" w:color="auto"/>
                        <w:right w:val="none" w:sz="0" w:space="0" w:color="auto"/>
                      </w:divBdr>
                      <w:divsChild>
                        <w:div w:id="795222816">
                          <w:marLeft w:val="0"/>
                          <w:marRight w:val="0"/>
                          <w:marTop w:val="0"/>
                          <w:marBottom w:val="0"/>
                          <w:divBdr>
                            <w:top w:val="none" w:sz="0" w:space="0" w:color="auto"/>
                            <w:left w:val="none" w:sz="0" w:space="0" w:color="auto"/>
                            <w:bottom w:val="none" w:sz="0" w:space="0" w:color="auto"/>
                            <w:right w:val="none" w:sz="0" w:space="0" w:color="auto"/>
                          </w:divBdr>
                          <w:divsChild>
                            <w:div w:id="468324101">
                              <w:marLeft w:val="0"/>
                              <w:marRight w:val="0"/>
                              <w:marTop w:val="0"/>
                              <w:marBottom w:val="0"/>
                              <w:divBdr>
                                <w:top w:val="none" w:sz="0" w:space="0" w:color="auto"/>
                                <w:left w:val="none" w:sz="0" w:space="0" w:color="auto"/>
                                <w:bottom w:val="none" w:sz="0" w:space="0" w:color="auto"/>
                                <w:right w:val="none" w:sz="0" w:space="0" w:color="auto"/>
                              </w:divBdr>
                              <w:divsChild>
                                <w:div w:id="1079908261">
                                  <w:marLeft w:val="0"/>
                                  <w:marRight w:val="0"/>
                                  <w:marTop w:val="0"/>
                                  <w:marBottom w:val="0"/>
                                  <w:divBdr>
                                    <w:top w:val="none" w:sz="0" w:space="0" w:color="auto"/>
                                    <w:left w:val="none" w:sz="0" w:space="0" w:color="auto"/>
                                    <w:bottom w:val="none" w:sz="0" w:space="0" w:color="auto"/>
                                    <w:right w:val="none" w:sz="0" w:space="0" w:color="auto"/>
                                  </w:divBdr>
                                  <w:divsChild>
                                    <w:div w:id="1457748115">
                                      <w:marLeft w:val="0"/>
                                      <w:marRight w:val="0"/>
                                      <w:marTop w:val="0"/>
                                      <w:marBottom w:val="0"/>
                                      <w:divBdr>
                                        <w:top w:val="none" w:sz="0" w:space="0" w:color="auto"/>
                                        <w:left w:val="none" w:sz="0" w:space="0" w:color="auto"/>
                                        <w:bottom w:val="none" w:sz="0" w:space="0" w:color="auto"/>
                                        <w:right w:val="none" w:sz="0" w:space="0" w:color="auto"/>
                                      </w:divBdr>
                                      <w:divsChild>
                                        <w:div w:id="1957323648">
                                          <w:marLeft w:val="0"/>
                                          <w:marRight w:val="0"/>
                                          <w:marTop w:val="0"/>
                                          <w:marBottom w:val="0"/>
                                          <w:divBdr>
                                            <w:top w:val="none" w:sz="0" w:space="0" w:color="auto"/>
                                            <w:left w:val="none" w:sz="0" w:space="0" w:color="auto"/>
                                            <w:bottom w:val="none" w:sz="0" w:space="0" w:color="auto"/>
                                            <w:right w:val="none" w:sz="0" w:space="0" w:color="auto"/>
                                          </w:divBdr>
                                          <w:divsChild>
                                            <w:div w:id="19052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967728">
              <w:marLeft w:val="600"/>
              <w:marRight w:val="600"/>
              <w:marTop w:val="280"/>
              <w:marBottom w:val="280"/>
              <w:divBdr>
                <w:top w:val="none" w:sz="0" w:space="0" w:color="auto"/>
                <w:left w:val="none" w:sz="0" w:space="0" w:color="auto"/>
                <w:bottom w:val="none" w:sz="0" w:space="0" w:color="auto"/>
                <w:right w:val="none" w:sz="0" w:space="0" w:color="auto"/>
              </w:divBdr>
              <w:divsChild>
                <w:div w:id="1398240853">
                  <w:marLeft w:val="0"/>
                  <w:marRight w:val="0"/>
                  <w:marTop w:val="0"/>
                  <w:marBottom w:val="0"/>
                  <w:divBdr>
                    <w:top w:val="none" w:sz="0" w:space="0" w:color="auto"/>
                    <w:left w:val="none" w:sz="0" w:space="0" w:color="auto"/>
                    <w:bottom w:val="none" w:sz="0" w:space="0" w:color="auto"/>
                    <w:right w:val="none" w:sz="0" w:space="0" w:color="auto"/>
                  </w:divBdr>
                  <w:divsChild>
                    <w:div w:id="449511703">
                      <w:marLeft w:val="0"/>
                      <w:marRight w:val="0"/>
                      <w:marTop w:val="0"/>
                      <w:marBottom w:val="0"/>
                      <w:divBdr>
                        <w:top w:val="none" w:sz="0" w:space="0" w:color="auto"/>
                        <w:left w:val="none" w:sz="0" w:space="0" w:color="auto"/>
                        <w:bottom w:val="none" w:sz="0" w:space="0" w:color="auto"/>
                        <w:right w:val="none" w:sz="0" w:space="0" w:color="auto"/>
                      </w:divBdr>
                      <w:divsChild>
                        <w:div w:id="311371045">
                          <w:marLeft w:val="0"/>
                          <w:marRight w:val="0"/>
                          <w:marTop w:val="0"/>
                          <w:marBottom w:val="0"/>
                          <w:divBdr>
                            <w:top w:val="none" w:sz="0" w:space="0" w:color="auto"/>
                            <w:left w:val="none" w:sz="0" w:space="0" w:color="auto"/>
                            <w:bottom w:val="none" w:sz="0" w:space="0" w:color="auto"/>
                            <w:right w:val="none" w:sz="0" w:space="0" w:color="auto"/>
                          </w:divBdr>
                          <w:divsChild>
                            <w:div w:id="687486266">
                              <w:marLeft w:val="0"/>
                              <w:marRight w:val="0"/>
                              <w:marTop w:val="0"/>
                              <w:marBottom w:val="0"/>
                              <w:divBdr>
                                <w:top w:val="none" w:sz="0" w:space="0" w:color="auto"/>
                                <w:left w:val="none" w:sz="0" w:space="0" w:color="auto"/>
                                <w:bottom w:val="none" w:sz="0" w:space="0" w:color="auto"/>
                                <w:right w:val="none" w:sz="0" w:space="0" w:color="auto"/>
                              </w:divBdr>
                              <w:divsChild>
                                <w:div w:id="1084374418">
                                  <w:marLeft w:val="0"/>
                                  <w:marRight w:val="0"/>
                                  <w:marTop w:val="0"/>
                                  <w:marBottom w:val="0"/>
                                  <w:divBdr>
                                    <w:top w:val="none" w:sz="0" w:space="0" w:color="auto"/>
                                    <w:left w:val="none" w:sz="0" w:space="0" w:color="auto"/>
                                    <w:bottom w:val="none" w:sz="0" w:space="0" w:color="auto"/>
                                    <w:right w:val="none" w:sz="0" w:space="0" w:color="auto"/>
                                  </w:divBdr>
                                  <w:divsChild>
                                    <w:div w:id="1550610632">
                                      <w:marLeft w:val="0"/>
                                      <w:marRight w:val="0"/>
                                      <w:marTop w:val="0"/>
                                      <w:marBottom w:val="0"/>
                                      <w:divBdr>
                                        <w:top w:val="none" w:sz="0" w:space="0" w:color="auto"/>
                                        <w:left w:val="none" w:sz="0" w:space="0" w:color="auto"/>
                                        <w:bottom w:val="none" w:sz="0" w:space="0" w:color="auto"/>
                                        <w:right w:val="none" w:sz="0" w:space="0" w:color="auto"/>
                                      </w:divBdr>
                                      <w:divsChild>
                                        <w:div w:id="1125201593">
                                          <w:marLeft w:val="0"/>
                                          <w:marRight w:val="0"/>
                                          <w:marTop w:val="0"/>
                                          <w:marBottom w:val="0"/>
                                          <w:divBdr>
                                            <w:top w:val="none" w:sz="0" w:space="0" w:color="auto"/>
                                            <w:left w:val="none" w:sz="0" w:space="0" w:color="auto"/>
                                            <w:bottom w:val="none" w:sz="0" w:space="0" w:color="auto"/>
                                            <w:right w:val="none" w:sz="0" w:space="0" w:color="auto"/>
                                          </w:divBdr>
                                          <w:divsChild>
                                            <w:div w:id="536894021">
                                              <w:marLeft w:val="0"/>
                                              <w:marRight w:val="0"/>
                                              <w:marTop w:val="0"/>
                                              <w:marBottom w:val="0"/>
                                              <w:divBdr>
                                                <w:top w:val="none" w:sz="0" w:space="0" w:color="auto"/>
                                                <w:left w:val="none" w:sz="0" w:space="0" w:color="auto"/>
                                                <w:bottom w:val="none" w:sz="0" w:space="0" w:color="auto"/>
                                                <w:right w:val="none" w:sz="0" w:space="0" w:color="auto"/>
                                              </w:divBdr>
                                            </w:div>
                                            <w:div w:id="5804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908579">
              <w:marLeft w:val="600"/>
              <w:marRight w:val="600"/>
              <w:marTop w:val="280"/>
              <w:marBottom w:val="280"/>
              <w:divBdr>
                <w:top w:val="none" w:sz="0" w:space="0" w:color="auto"/>
                <w:left w:val="none" w:sz="0" w:space="0" w:color="auto"/>
                <w:bottom w:val="none" w:sz="0" w:space="0" w:color="auto"/>
                <w:right w:val="none" w:sz="0" w:space="0" w:color="auto"/>
              </w:divBdr>
              <w:divsChild>
                <w:div w:id="968437543">
                  <w:marLeft w:val="0"/>
                  <w:marRight w:val="0"/>
                  <w:marTop w:val="0"/>
                  <w:marBottom w:val="0"/>
                  <w:divBdr>
                    <w:top w:val="none" w:sz="0" w:space="0" w:color="auto"/>
                    <w:left w:val="none" w:sz="0" w:space="0" w:color="auto"/>
                    <w:bottom w:val="none" w:sz="0" w:space="0" w:color="auto"/>
                    <w:right w:val="none" w:sz="0" w:space="0" w:color="auto"/>
                  </w:divBdr>
                  <w:divsChild>
                    <w:div w:id="2099710081">
                      <w:marLeft w:val="0"/>
                      <w:marRight w:val="0"/>
                      <w:marTop w:val="0"/>
                      <w:marBottom w:val="0"/>
                      <w:divBdr>
                        <w:top w:val="none" w:sz="0" w:space="0" w:color="auto"/>
                        <w:left w:val="none" w:sz="0" w:space="0" w:color="auto"/>
                        <w:bottom w:val="none" w:sz="0" w:space="0" w:color="auto"/>
                        <w:right w:val="none" w:sz="0" w:space="0" w:color="auto"/>
                      </w:divBdr>
                      <w:divsChild>
                        <w:div w:id="1998873500">
                          <w:marLeft w:val="0"/>
                          <w:marRight w:val="0"/>
                          <w:marTop w:val="0"/>
                          <w:marBottom w:val="0"/>
                          <w:divBdr>
                            <w:top w:val="none" w:sz="0" w:space="0" w:color="auto"/>
                            <w:left w:val="none" w:sz="0" w:space="0" w:color="auto"/>
                            <w:bottom w:val="none" w:sz="0" w:space="0" w:color="auto"/>
                            <w:right w:val="none" w:sz="0" w:space="0" w:color="auto"/>
                          </w:divBdr>
                          <w:divsChild>
                            <w:div w:id="1209100909">
                              <w:marLeft w:val="0"/>
                              <w:marRight w:val="0"/>
                              <w:marTop w:val="0"/>
                              <w:marBottom w:val="0"/>
                              <w:divBdr>
                                <w:top w:val="none" w:sz="0" w:space="0" w:color="auto"/>
                                <w:left w:val="none" w:sz="0" w:space="0" w:color="auto"/>
                                <w:bottom w:val="none" w:sz="0" w:space="0" w:color="auto"/>
                                <w:right w:val="none" w:sz="0" w:space="0" w:color="auto"/>
                              </w:divBdr>
                              <w:divsChild>
                                <w:div w:id="1212109261">
                                  <w:marLeft w:val="0"/>
                                  <w:marRight w:val="0"/>
                                  <w:marTop w:val="0"/>
                                  <w:marBottom w:val="0"/>
                                  <w:divBdr>
                                    <w:top w:val="none" w:sz="0" w:space="0" w:color="auto"/>
                                    <w:left w:val="none" w:sz="0" w:space="0" w:color="auto"/>
                                    <w:bottom w:val="none" w:sz="0" w:space="0" w:color="auto"/>
                                    <w:right w:val="none" w:sz="0" w:space="0" w:color="auto"/>
                                  </w:divBdr>
                                  <w:divsChild>
                                    <w:div w:id="1940521262">
                                      <w:marLeft w:val="0"/>
                                      <w:marRight w:val="0"/>
                                      <w:marTop w:val="0"/>
                                      <w:marBottom w:val="0"/>
                                      <w:divBdr>
                                        <w:top w:val="none" w:sz="0" w:space="0" w:color="auto"/>
                                        <w:left w:val="none" w:sz="0" w:space="0" w:color="auto"/>
                                        <w:bottom w:val="none" w:sz="0" w:space="0" w:color="auto"/>
                                        <w:right w:val="none" w:sz="0" w:space="0" w:color="auto"/>
                                      </w:divBdr>
                                      <w:divsChild>
                                        <w:div w:id="260768181">
                                          <w:marLeft w:val="0"/>
                                          <w:marRight w:val="0"/>
                                          <w:marTop w:val="0"/>
                                          <w:marBottom w:val="0"/>
                                          <w:divBdr>
                                            <w:top w:val="none" w:sz="0" w:space="0" w:color="auto"/>
                                            <w:left w:val="none" w:sz="0" w:space="0" w:color="auto"/>
                                            <w:bottom w:val="none" w:sz="0" w:space="0" w:color="auto"/>
                                            <w:right w:val="none" w:sz="0" w:space="0" w:color="auto"/>
                                          </w:divBdr>
                                          <w:divsChild>
                                            <w:div w:id="828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302350">
              <w:marLeft w:val="600"/>
              <w:marRight w:val="600"/>
              <w:marTop w:val="280"/>
              <w:marBottom w:val="280"/>
              <w:divBdr>
                <w:top w:val="none" w:sz="0" w:space="0" w:color="auto"/>
                <w:left w:val="none" w:sz="0" w:space="0" w:color="auto"/>
                <w:bottom w:val="none" w:sz="0" w:space="0" w:color="auto"/>
                <w:right w:val="none" w:sz="0" w:space="0" w:color="auto"/>
              </w:divBdr>
              <w:divsChild>
                <w:div w:id="1832061993">
                  <w:marLeft w:val="0"/>
                  <w:marRight w:val="0"/>
                  <w:marTop w:val="0"/>
                  <w:marBottom w:val="0"/>
                  <w:divBdr>
                    <w:top w:val="none" w:sz="0" w:space="0" w:color="auto"/>
                    <w:left w:val="none" w:sz="0" w:space="0" w:color="auto"/>
                    <w:bottom w:val="none" w:sz="0" w:space="0" w:color="auto"/>
                    <w:right w:val="none" w:sz="0" w:space="0" w:color="auto"/>
                  </w:divBdr>
                  <w:divsChild>
                    <w:div w:id="2065257017">
                      <w:marLeft w:val="0"/>
                      <w:marRight w:val="0"/>
                      <w:marTop w:val="0"/>
                      <w:marBottom w:val="0"/>
                      <w:divBdr>
                        <w:top w:val="none" w:sz="0" w:space="0" w:color="auto"/>
                        <w:left w:val="none" w:sz="0" w:space="0" w:color="auto"/>
                        <w:bottom w:val="none" w:sz="0" w:space="0" w:color="auto"/>
                        <w:right w:val="none" w:sz="0" w:space="0" w:color="auto"/>
                      </w:divBdr>
                      <w:divsChild>
                        <w:div w:id="962200019">
                          <w:marLeft w:val="0"/>
                          <w:marRight w:val="0"/>
                          <w:marTop w:val="0"/>
                          <w:marBottom w:val="0"/>
                          <w:divBdr>
                            <w:top w:val="none" w:sz="0" w:space="0" w:color="auto"/>
                            <w:left w:val="none" w:sz="0" w:space="0" w:color="auto"/>
                            <w:bottom w:val="none" w:sz="0" w:space="0" w:color="auto"/>
                            <w:right w:val="none" w:sz="0" w:space="0" w:color="auto"/>
                          </w:divBdr>
                          <w:divsChild>
                            <w:div w:id="685256101">
                              <w:marLeft w:val="0"/>
                              <w:marRight w:val="0"/>
                              <w:marTop w:val="0"/>
                              <w:marBottom w:val="0"/>
                              <w:divBdr>
                                <w:top w:val="none" w:sz="0" w:space="0" w:color="auto"/>
                                <w:left w:val="none" w:sz="0" w:space="0" w:color="auto"/>
                                <w:bottom w:val="none" w:sz="0" w:space="0" w:color="auto"/>
                                <w:right w:val="none" w:sz="0" w:space="0" w:color="auto"/>
                              </w:divBdr>
                              <w:divsChild>
                                <w:div w:id="2125923716">
                                  <w:marLeft w:val="0"/>
                                  <w:marRight w:val="0"/>
                                  <w:marTop w:val="0"/>
                                  <w:marBottom w:val="0"/>
                                  <w:divBdr>
                                    <w:top w:val="none" w:sz="0" w:space="0" w:color="auto"/>
                                    <w:left w:val="none" w:sz="0" w:space="0" w:color="auto"/>
                                    <w:bottom w:val="none" w:sz="0" w:space="0" w:color="auto"/>
                                    <w:right w:val="none" w:sz="0" w:space="0" w:color="auto"/>
                                  </w:divBdr>
                                  <w:divsChild>
                                    <w:div w:id="1054086132">
                                      <w:marLeft w:val="0"/>
                                      <w:marRight w:val="0"/>
                                      <w:marTop w:val="0"/>
                                      <w:marBottom w:val="0"/>
                                      <w:divBdr>
                                        <w:top w:val="none" w:sz="0" w:space="0" w:color="auto"/>
                                        <w:left w:val="none" w:sz="0" w:space="0" w:color="auto"/>
                                        <w:bottom w:val="none" w:sz="0" w:space="0" w:color="auto"/>
                                        <w:right w:val="none" w:sz="0" w:space="0" w:color="auto"/>
                                      </w:divBdr>
                                      <w:divsChild>
                                        <w:div w:id="1217855990">
                                          <w:marLeft w:val="0"/>
                                          <w:marRight w:val="0"/>
                                          <w:marTop w:val="0"/>
                                          <w:marBottom w:val="0"/>
                                          <w:divBdr>
                                            <w:top w:val="none" w:sz="0" w:space="0" w:color="auto"/>
                                            <w:left w:val="none" w:sz="0" w:space="0" w:color="auto"/>
                                            <w:bottom w:val="none" w:sz="0" w:space="0" w:color="auto"/>
                                            <w:right w:val="none" w:sz="0" w:space="0" w:color="auto"/>
                                          </w:divBdr>
                                          <w:divsChild>
                                            <w:div w:id="3408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665020">
              <w:marLeft w:val="600"/>
              <w:marRight w:val="600"/>
              <w:marTop w:val="280"/>
              <w:marBottom w:val="280"/>
              <w:divBdr>
                <w:top w:val="none" w:sz="0" w:space="0" w:color="auto"/>
                <w:left w:val="none" w:sz="0" w:space="0" w:color="auto"/>
                <w:bottom w:val="none" w:sz="0" w:space="0" w:color="auto"/>
                <w:right w:val="none" w:sz="0" w:space="0" w:color="auto"/>
              </w:divBdr>
              <w:divsChild>
                <w:div w:id="1002005833">
                  <w:marLeft w:val="0"/>
                  <w:marRight w:val="0"/>
                  <w:marTop w:val="0"/>
                  <w:marBottom w:val="0"/>
                  <w:divBdr>
                    <w:top w:val="none" w:sz="0" w:space="0" w:color="auto"/>
                    <w:left w:val="none" w:sz="0" w:space="0" w:color="auto"/>
                    <w:bottom w:val="none" w:sz="0" w:space="0" w:color="auto"/>
                    <w:right w:val="none" w:sz="0" w:space="0" w:color="auto"/>
                  </w:divBdr>
                  <w:divsChild>
                    <w:div w:id="1993026281">
                      <w:marLeft w:val="0"/>
                      <w:marRight w:val="0"/>
                      <w:marTop w:val="0"/>
                      <w:marBottom w:val="0"/>
                      <w:divBdr>
                        <w:top w:val="none" w:sz="0" w:space="0" w:color="auto"/>
                        <w:left w:val="none" w:sz="0" w:space="0" w:color="auto"/>
                        <w:bottom w:val="none" w:sz="0" w:space="0" w:color="auto"/>
                        <w:right w:val="none" w:sz="0" w:space="0" w:color="auto"/>
                      </w:divBdr>
                      <w:divsChild>
                        <w:div w:id="1007247843">
                          <w:marLeft w:val="0"/>
                          <w:marRight w:val="0"/>
                          <w:marTop w:val="0"/>
                          <w:marBottom w:val="0"/>
                          <w:divBdr>
                            <w:top w:val="none" w:sz="0" w:space="0" w:color="auto"/>
                            <w:left w:val="none" w:sz="0" w:space="0" w:color="auto"/>
                            <w:bottom w:val="none" w:sz="0" w:space="0" w:color="auto"/>
                            <w:right w:val="none" w:sz="0" w:space="0" w:color="auto"/>
                          </w:divBdr>
                          <w:divsChild>
                            <w:div w:id="125973099">
                              <w:marLeft w:val="0"/>
                              <w:marRight w:val="0"/>
                              <w:marTop w:val="0"/>
                              <w:marBottom w:val="0"/>
                              <w:divBdr>
                                <w:top w:val="none" w:sz="0" w:space="0" w:color="auto"/>
                                <w:left w:val="none" w:sz="0" w:space="0" w:color="auto"/>
                                <w:bottom w:val="none" w:sz="0" w:space="0" w:color="auto"/>
                                <w:right w:val="none" w:sz="0" w:space="0" w:color="auto"/>
                              </w:divBdr>
                              <w:divsChild>
                                <w:div w:id="706293964">
                                  <w:marLeft w:val="0"/>
                                  <w:marRight w:val="0"/>
                                  <w:marTop w:val="0"/>
                                  <w:marBottom w:val="0"/>
                                  <w:divBdr>
                                    <w:top w:val="none" w:sz="0" w:space="0" w:color="auto"/>
                                    <w:left w:val="none" w:sz="0" w:space="0" w:color="auto"/>
                                    <w:bottom w:val="none" w:sz="0" w:space="0" w:color="auto"/>
                                    <w:right w:val="none" w:sz="0" w:space="0" w:color="auto"/>
                                  </w:divBdr>
                                  <w:divsChild>
                                    <w:div w:id="1689716818">
                                      <w:marLeft w:val="0"/>
                                      <w:marRight w:val="0"/>
                                      <w:marTop w:val="0"/>
                                      <w:marBottom w:val="0"/>
                                      <w:divBdr>
                                        <w:top w:val="none" w:sz="0" w:space="0" w:color="auto"/>
                                        <w:left w:val="none" w:sz="0" w:space="0" w:color="auto"/>
                                        <w:bottom w:val="none" w:sz="0" w:space="0" w:color="auto"/>
                                        <w:right w:val="none" w:sz="0" w:space="0" w:color="auto"/>
                                      </w:divBdr>
                                      <w:divsChild>
                                        <w:div w:id="1807044049">
                                          <w:marLeft w:val="0"/>
                                          <w:marRight w:val="0"/>
                                          <w:marTop w:val="0"/>
                                          <w:marBottom w:val="0"/>
                                          <w:divBdr>
                                            <w:top w:val="none" w:sz="0" w:space="0" w:color="auto"/>
                                            <w:left w:val="none" w:sz="0" w:space="0" w:color="auto"/>
                                            <w:bottom w:val="none" w:sz="0" w:space="0" w:color="auto"/>
                                            <w:right w:val="none" w:sz="0" w:space="0" w:color="auto"/>
                                          </w:divBdr>
                                          <w:divsChild>
                                            <w:div w:id="15413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352473">
              <w:marLeft w:val="600"/>
              <w:marRight w:val="600"/>
              <w:marTop w:val="280"/>
              <w:marBottom w:val="280"/>
              <w:divBdr>
                <w:top w:val="none" w:sz="0" w:space="0" w:color="auto"/>
                <w:left w:val="none" w:sz="0" w:space="0" w:color="auto"/>
                <w:bottom w:val="none" w:sz="0" w:space="0" w:color="auto"/>
                <w:right w:val="none" w:sz="0" w:space="0" w:color="auto"/>
              </w:divBdr>
              <w:divsChild>
                <w:div w:id="688992175">
                  <w:marLeft w:val="0"/>
                  <w:marRight w:val="0"/>
                  <w:marTop w:val="0"/>
                  <w:marBottom w:val="0"/>
                  <w:divBdr>
                    <w:top w:val="none" w:sz="0" w:space="0" w:color="auto"/>
                    <w:left w:val="none" w:sz="0" w:space="0" w:color="auto"/>
                    <w:bottom w:val="none" w:sz="0" w:space="0" w:color="auto"/>
                    <w:right w:val="none" w:sz="0" w:space="0" w:color="auto"/>
                  </w:divBdr>
                  <w:divsChild>
                    <w:div w:id="411705484">
                      <w:marLeft w:val="0"/>
                      <w:marRight w:val="0"/>
                      <w:marTop w:val="0"/>
                      <w:marBottom w:val="0"/>
                      <w:divBdr>
                        <w:top w:val="none" w:sz="0" w:space="0" w:color="auto"/>
                        <w:left w:val="none" w:sz="0" w:space="0" w:color="auto"/>
                        <w:bottom w:val="none" w:sz="0" w:space="0" w:color="auto"/>
                        <w:right w:val="none" w:sz="0" w:space="0" w:color="auto"/>
                      </w:divBdr>
                      <w:divsChild>
                        <w:div w:id="1367104439">
                          <w:marLeft w:val="0"/>
                          <w:marRight w:val="0"/>
                          <w:marTop w:val="0"/>
                          <w:marBottom w:val="0"/>
                          <w:divBdr>
                            <w:top w:val="none" w:sz="0" w:space="0" w:color="auto"/>
                            <w:left w:val="none" w:sz="0" w:space="0" w:color="auto"/>
                            <w:bottom w:val="none" w:sz="0" w:space="0" w:color="auto"/>
                            <w:right w:val="none" w:sz="0" w:space="0" w:color="auto"/>
                          </w:divBdr>
                          <w:divsChild>
                            <w:div w:id="1889759445">
                              <w:marLeft w:val="0"/>
                              <w:marRight w:val="0"/>
                              <w:marTop w:val="0"/>
                              <w:marBottom w:val="0"/>
                              <w:divBdr>
                                <w:top w:val="none" w:sz="0" w:space="0" w:color="auto"/>
                                <w:left w:val="none" w:sz="0" w:space="0" w:color="auto"/>
                                <w:bottom w:val="none" w:sz="0" w:space="0" w:color="auto"/>
                                <w:right w:val="none" w:sz="0" w:space="0" w:color="auto"/>
                              </w:divBdr>
                              <w:divsChild>
                                <w:div w:id="89589313">
                                  <w:marLeft w:val="0"/>
                                  <w:marRight w:val="0"/>
                                  <w:marTop w:val="0"/>
                                  <w:marBottom w:val="0"/>
                                  <w:divBdr>
                                    <w:top w:val="none" w:sz="0" w:space="0" w:color="auto"/>
                                    <w:left w:val="none" w:sz="0" w:space="0" w:color="auto"/>
                                    <w:bottom w:val="none" w:sz="0" w:space="0" w:color="auto"/>
                                    <w:right w:val="none" w:sz="0" w:space="0" w:color="auto"/>
                                  </w:divBdr>
                                  <w:divsChild>
                                    <w:div w:id="1740321008">
                                      <w:marLeft w:val="0"/>
                                      <w:marRight w:val="0"/>
                                      <w:marTop w:val="0"/>
                                      <w:marBottom w:val="0"/>
                                      <w:divBdr>
                                        <w:top w:val="none" w:sz="0" w:space="0" w:color="auto"/>
                                        <w:left w:val="none" w:sz="0" w:space="0" w:color="auto"/>
                                        <w:bottom w:val="none" w:sz="0" w:space="0" w:color="auto"/>
                                        <w:right w:val="none" w:sz="0" w:space="0" w:color="auto"/>
                                      </w:divBdr>
                                      <w:divsChild>
                                        <w:div w:id="1563366207">
                                          <w:marLeft w:val="0"/>
                                          <w:marRight w:val="0"/>
                                          <w:marTop w:val="0"/>
                                          <w:marBottom w:val="0"/>
                                          <w:divBdr>
                                            <w:top w:val="none" w:sz="0" w:space="0" w:color="auto"/>
                                            <w:left w:val="none" w:sz="0" w:space="0" w:color="auto"/>
                                            <w:bottom w:val="none" w:sz="0" w:space="0" w:color="auto"/>
                                            <w:right w:val="none" w:sz="0" w:space="0" w:color="auto"/>
                                          </w:divBdr>
                                          <w:divsChild>
                                            <w:div w:id="19335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490665">
              <w:marLeft w:val="600"/>
              <w:marRight w:val="600"/>
              <w:marTop w:val="280"/>
              <w:marBottom w:val="280"/>
              <w:divBdr>
                <w:top w:val="none" w:sz="0" w:space="0" w:color="auto"/>
                <w:left w:val="none" w:sz="0" w:space="0" w:color="auto"/>
                <w:bottom w:val="none" w:sz="0" w:space="0" w:color="auto"/>
                <w:right w:val="none" w:sz="0" w:space="0" w:color="auto"/>
              </w:divBdr>
              <w:divsChild>
                <w:div w:id="1422336631">
                  <w:marLeft w:val="0"/>
                  <w:marRight w:val="0"/>
                  <w:marTop w:val="0"/>
                  <w:marBottom w:val="0"/>
                  <w:divBdr>
                    <w:top w:val="none" w:sz="0" w:space="0" w:color="auto"/>
                    <w:left w:val="none" w:sz="0" w:space="0" w:color="auto"/>
                    <w:bottom w:val="none" w:sz="0" w:space="0" w:color="auto"/>
                    <w:right w:val="none" w:sz="0" w:space="0" w:color="auto"/>
                  </w:divBdr>
                  <w:divsChild>
                    <w:div w:id="852644975">
                      <w:marLeft w:val="0"/>
                      <w:marRight w:val="0"/>
                      <w:marTop w:val="0"/>
                      <w:marBottom w:val="0"/>
                      <w:divBdr>
                        <w:top w:val="none" w:sz="0" w:space="0" w:color="auto"/>
                        <w:left w:val="none" w:sz="0" w:space="0" w:color="auto"/>
                        <w:bottom w:val="none" w:sz="0" w:space="0" w:color="auto"/>
                        <w:right w:val="none" w:sz="0" w:space="0" w:color="auto"/>
                      </w:divBdr>
                      <w:divsChild>
                        <w:div w:id="2012634180">
                          <w:marLeft w:val="0"/>
                          <w:marRight w:val="0"/>
                          <w:marTop w:val="0"/>
                          <w:marBottom w:val="0"/>
                          <w:divBdr>
                            <w:top w:val="none" w:sz="0" w:space="0" w:color="auto"/>
                            <w:left w:val="none" w:sz="0" w:space="0" w:color="auto"/>
                            <w:bottom w:val="none" w:sz="0" w:space="0" w:color="auto"/>
                            <w:right w:val="none" w:sz="0" w:space="0" w:color="auto"/>
                          </w:divBdr>
                          <w:divsChild>
                            <w:div w:id="1516531566">
                              <w:marLeft w:val="0"/>
                              <w:marRight w:val="0"/>
                              <w:marTop w:val="0"/>
                              <w:marBottom w:val="0"/>
                              <w:divBdr>
                                <w:top w:val="none" w:sz="0" w:space="0" w:color="auto"/>
                                <w:left w:val="none" w:sz="0" w:space="0" w:color="auto"/>
                                <w:bottom w:val="none" w:sz="0" w:space="0" w:color="auto"/>
                                <w:right w:val="none" w:sz="0" w:space="0" w:color="auto"/>
                              </w:divBdr>
                              <w:divsChild>
                                <w:div w:id="1580216626">
                                  <w:marLeft w:val="0"/>
                                  <w:marRight w:val="0"/>
                                  <w:marTop w:val="0"/>
                                  <w:marBottom w:val="0"/>
                                  <w:divBdr>
                                    <w:top w:val="none" w:sz="0" w:space="0" w:color="auto"/>
                                    <w:left w:val="none" w:sz="0" w:space="0" w:color="auto"/>
                                    <w:bottom w:val="none" w:sz="0" w:space="0" w:color="auto"/>
                                    <w:right w:val="none" w:sz="0" w:space="0" w:color="auto"/>
                                  </w:divBdr>
                                  <w:divsChild>
                                    <w:div w:id="163861175">
                                      <w:marLeft w:val="0"/>
                                      <w:marRight w:val="0"/>
                                      <w:marTop w:val="0"/>
                                      <w:marBottom w:val="0"/>
                                      <w:divBdr>
                                        <w:top w:val="none" w:sz="0" w:space="0" w:color="auto"/>
                                        <w:left w:val="none" w:sz="0" w:space="0" w:color="auto"/>
                                        <w:bottom w:val="none" w:sz="0" w:space="0" w:color="auto"/>
                                        <w:right w:val="none" w:sz="0" w:space="0" w:color="auto"/>
                                      </w:divBdr>
                                      <w:divsChild>
                                        <w:div w:id="139730039">
                                          <w:marLeft w:val="0"/>
                                          <w:marRight w:val="0"/>
                                          <w:marTop w:val="0"/>
                                          <w:marBottom w:val="0"/>
                                          <w:divBdr>
                                            <w:top w:val="none" w:sz="0" w:space="0" w:color="auto"/>
                                            <w:left w:val="none" w:sz="0" w:space="0" w:color="auto"/>
                                            <w:bottom w:val="none" w:sz="0" w:space="0" w:color="auto"/>
                                            <w:right w:val="none" w:sz="0" w:space="0" w:color="auto"/>
                                          </w:divBdr>
                                          <w:divsChild>
                                            <w:div w:id="16170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447873">
              <w:marLeft w:val="600"/>
              <w:marRight w:val="600"/>
              <w:marTop w:val="280"/>
              <w:marBottom w:val="280"/>
              <w:divBdr>
                <w:top w:val="none" w:sz="0" w:space="0" w:color="auto"/>
                <w:left w:val="none" w:sz="0" w:space="0" w:color="auto"/>
                <w:bottom w:val="none" w:sz="0" w:space="0" w:color="auto"/>
                <w:right w:val="none" w:sz="0" w:space="0" w:color="auto"/>
              </w:divBdr>
              <w:divsChild>
                <w:div w:id="1169442450">
                  <w:marLeft w:val="0"/>
                  <w:marRight w:val="0"/>
                  <w:marTop w:val="0"/>
                  <w:marBottom w:val="0"/>
                  <w:divBdr>
                    <w:top w:val="none" w:sz="0" w:space="0" w:color="auto"/>
                    <w:left w:val="none" w:sz="0" w:space="0" w:color="auto"/>
                    <w:bottom w:val="none" w:sz="0" w:space="0" w:color="auto"/>
                    <w:right w:val="none" w:sz="0" w:space="0" w:color="auto"/>
                  </w:divBdr>
                  <w:divsChild>
                    <w:div w:id="469790533">
                      <w:marLeft w:val="0"/>
                      <w:marRight w:val="0"/>
                      <w:marTop w:val="0"/>
                      <w:marBottom w:val="0"/>
                      <w:divBdr>
                        <w:top w:val="none" w:sz="0" w:space="0" w:color="auto"/>
                        <w:left w:val="none" w:sz="0" w:space="0" w:color="auto"/>
                        <w:bottom w:val="none" w:sz="0" w:space="0" w:color="auto"/>
                        <w:right w:val="none" w:sz="0" w:space="0" w:color="auto"/>
                      </w:divBdr>
                      <w:divsChild>
                        <w:div w:id="1012143883">
                          <w:marLeft w:val="0"/>
                          <w:marRight w:val="0"/>
                          <w:marTop w:val="0"/>
                          <w:marBottom w:val="0"/>
                          <w:divBdr>
                            <w:top w:val="none" w:sz="0" w:space="0" w:color="auto"/>
                            <w:left w:val="none" w:sz="0" w:space="0" w:color="auto"/>
                            <w:bottom w:val="none" w:sz="0" w:space="0" w:color="auto"/>
                            <w:right w:val="none" w:sz="0" w:space="0" w:color="auto"/>
                          </w:divBdr>
                          <w:divsChild>
                            <w:div w:id="625813942">
                              <w:marLeft w:val="0"/>
                              <w:marRight w:val="0"/>
                              <w:marTop w:val="0"/>
                              <w:marBottom w:val="0"/>
                              <w:divBdr>
                                <w:top w:val="none" w:sz="0" w:space="0" w:color="auto"/>
                                <w:left w:val="none" w:sz="0" w:space="0" w:color="auto"/>
                                <w:bottom w:val="none" w:sz="0" w:space="0" w:color="auto"/>
                                <w:right w:val="none" w:sz="0" w:space="0" w:color="auto"/>
                              </w:divBdr>
                              <w:divsChild>
                                <w:div w:id="1938252241">
                                  <w:marLeft w:val="0"/>
                                  <w:marRight w:val="0"/>
                                  <w:marTop w:val="0"/>
                                  <w:marBottom w:val="0"/>
                                  <w:divBdr>
                                    <w:top w:val="none" w:sz="0" w:space="0" w:color="auto"/>
                                    <w:left w:val="none" w:sz="0" w:space="0" w:color="auto"/>
                                    <w:bottom w:val="none" w:sz="0" w:space="0" w:color="auto"/>
                                    <w:right w:val="none" w:sz="0" w:space="0" w:color="auto"/>
                                  </w:divBdr>
                                  <w:divsChild>
                                    <w:div w:id="978652434">
                                      <w:marLeft w:val="0"/>
                                      <w:marRight w:val="0"/>
                                      <w:marTop w:val="0"/>
                                      <w:marBottom w:val="0"/>
                                      <w:divBdr>
                                        <w:top w:val="none" w:sz="0" w:space="0" w:color="auto"/>
                                        <w:left w:val="none" w:sz="0" w:space="0" w:color="auto"/>
                                        <w:bottom w:val="none" w:sz="0" w:space="0" w:color="auto"/>
                                        <w:right w:val="none" w:sz="0" w:space="0" w:color="auto"/>
                                      </w:divBdr>
                                      <w:divsChild>
                                        <w:div w:id="409231121">
                                          <w:marLeft w:val="0"/>
                                          <w:marRight w:val="0"/>
                                          <w:marTop w:val="0"/>
                                          <w:marBottom w:val="0"/>
                                          <w:divBdr>
                                            <w:top w:val="none" w:sz="0" w:space="0" w:color="auto"/>
                                            <w:left w:val="none" w:sz="0" w:space="0" w:color="auto"/>
                                            <w:bottom w:val="none" w:sz="0" w:space="0" w:color="auto"/>
                                            <w:right w:val="none" w:sz="0" w:space="0" w:color="auto"/>
                                          </w:divBdr>
                                          <w:divsChild>
                                            <w:div w:id="12203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676013">
              <w:marLeft w:val="600"/>
              <w:marRight w:val="600"/>
              <w:marTop w:val="280"/>
              <w:marBottom w:val="280"/>
              <w:divBdr>
                <w:top w:val="none" w:sz="0" w:space="0" w:color="auto"/>
                <w:left w:val="none" w:sz="0" w:space="0" w:color="auto"/>
                <w:bottom w:val="none" w:sz="0" w:space="0" w:color="auto"/>
                <w:right w:val="none" w:sz="0" w:space="0" w:color="auto"/>
              </w:divBdr>
              <w:divsChild>
                <w:div w:id="67122783">
                  <w:marLeft w:val="0"/>
                  <w:marRight w:val="0"/>
                  <w:marTop w:val="0"/>
                  <w:marBottom w:val="0"/>
                  <w:divBdr>
                    <w:top w:val="none" w:sz="0" w:space="0" w:color="auto"/>
                    <w:left w:val="none" w:sz="0" w:space="0" w:color="auto"/>
                    <w:bottom w:val="none" w:sz="0" w:space="0" w:color="auto"/>
                    <w:right w:val="none" w:sz="0" w:space="0" w:color="auto"/>
                  </w:divBdr>
                  <w:divsChild>
                    <w:div w:id="710228059">
                      <w:marLeft w:val="0"/>
                      <w:marRight w:val="0"/>
                      <w:marTop w:val="0"/>
                      <w:marBottom w:val="0"/>
                      <w:divBdr>
                        <w:top w:val="none" w:sz="0" w:space="0" w:color="auto"/>
                        <w:left w:val="none" w:sz="0" w:space="0" w:color="auto"/>
                        <w:bottom w:val="none" w:sz="0" w:space="0" w:color="auto"/>
                        <w:right w:val="none" w:sz="0" w:space="0" w:color="auto"/>
                      </w:divBdr>
                      <w:divsChild>
                        <w:div w:id="1941717515">
                          <w:marLeft w:val="0"/>
                          <w:marRight w:val="0"/>
                          <w:marTop w:val="0"/>
                          <w:marBottom w:val="0"/>
                          <w:divBdr>
                            <w:top w:val="none" w:sz="0" w:space="0" w:color="auto"/>
                            <w:left w:val="none" w:sz="0" w:space="0" w:color="auto"/>
                            <w:bottom w:val="none" w:sz="0" w:space="0" w:color="auto"/>
                            <w:right w:val="none" w:sz="0" w:space="0" w:color="auto"/>
                          </w:divBdr>
                          <w:divsChild>
                            <w:div w:id="1212034454">
                              <w:marLeft w:val="0"/>
                              <w:marRight w:val="0"/>
                              <w:marTop w:val="0"/>
                              <w:marBottom w:val="0"/>
                              <w:divBdr>
                                <w:top w:val="none" w:sz="0" w:space="0" w:color="auto"/>
                                <w:left w:val="none" w:sz="0" w:space="0" w:color="auto"/>
                                <w:bottom w:val="none" w:sz="0" w:space="0" w:color="auto"/>
                                <w:right w:val="none" w:sz="0" w:space="0" w:color="auto"/>
                              </w:divBdr>
                              <w:divsChild>
                                <w:div w:id="942691005">
                                  <w:marLeft w:val="0"/>
                                  <w:marRight w:val="0"/>
                                  <w:marTop w:val="0"/>
                                  <w:marBottom w:val="0"/>
                                  <w:divBdr>
                                    <w:top w:val="none" w:sz="0" w:space="0" w:color="auto"/>
                                    <w:left w:val="none" w:sz="0" w:space="0" w:color="auto"/>
                                    <w:bottom w:val="none" w:sz="0" w:space="0" w:color="auto"/>
                                    <w:right w:val="none" w:sz="0" w:space="0" w:color="auto"/>
                                  </w:divBdr>
                                  <w:divsChild>
                                    <w:div w:id="1488783732">
                                      <w:marLeft w:val="0"/>
                                      <w:marRight w:val="0"/>
                                      <w:marTop w:val="0"/>
                                      <w:marBottom w:val="0"/>
                                      <w:divBdr>
                                        <w:top w:val="none" w:sz="0" w:space="0" w:color="auto"/>
                                        <w:left w:val="none" w:sz="0" w:space="0" w:color="auto"/>
                                        <w:bottom w:val="none" w:sz="0" w:space="0" w:color="auto"/>
                                        <w:right w:val="none" w:sz="0" w:space="0" w:color="auto"/>
                                      </w:divBdr>
                                      <w:divsChild>
                                        <w:div w:id="461190994">
                                          <w:marLeft w:val="0"/>
                                          <w:marRight w:val="0"/>
                                          <w:marTop w:val="0"/>
                                          <w:marBottom w:val="0"/>
                                          <w:divBdr>
                                            <w:top w:val="none" w:sz="0" w:space="0" w:color="auto"/>
                                            <w:left w:val="none" w:sz="0" w:space="0" w:color="auto"/>
                                            <w:bottom w:val="none" w:sz="0" w:space="0" w:color="auto"/>
                                            <w:right w:val="none" w:sz="0" w:space="0" w:color="auto"/>
                                          </w:divBdr>
                                          <w:divsChild>
                                            <w:div w:id="9784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58072">
              <w:marLeft w:val="600"/>
              <w:marRight w:val="600"/>
              <w:marTop w:val="280"/>
              <w:marBottom w:val="280"/>
              <w:divBdr>
                <w:top w:val="none" w:sz="0" w:space="0" w:color="auto"/>
                <w:left w:val="none" w:sz="0" w:space="0" w:color="auto"/>
                <w:bottom w:val="none" w:sz="0" w:space="0" w:color="auto"/>
                <w:right w:val="none" w:sz="0" w:space="0" w:color="auto"/>
              </w:divBdr>
              <w:divsChild>
                <w:div w:id="302006477">
                  <w:marLeft w:val="0"/>
                  <w:marRight w:val="0"/>
                  <w:marTop w:val="0"/>
                  <w:marBottom w:val="0"/>
                  <w:divBdr>
                    <w:top w:val="none" w:sz="0" w:space="0" w:color="auto"/>
                    <w:left w:val="none" w:sz="0" w:space="0" w:color="auto"/>
                    <w:bottom w:val="none" w:sz="0" w:space="0" w:color="auto"/>
                    <w:right w:val="none" w:sz="0" w:space="0" w:color="auto"/>
                  </w:divBdr>
                  <w:divsChild>
                    <w:div w:id="2113553086">
                      <w:marLeft w:val="0"/>
                      <w:marRight w:val="0"/>
                      <w:marTop w:val="0"/>
                      <w:marBottom w:val="0"/>
                      <w:divBdr>
                        <w:top w:val="none" w:sz="0" w:space="0" w:color="auto"/>
                        <w:left w:val="none" w:sz="0" w:space="0" w:color="auto"/>
                        <w:bottom w:val="none" w:sz="0" w:space="0" w:color="auto"/>
                        <w:right w:val="none" w:sz="0" w:space="0" w:color="auto"/>
                      </w:divBdr>
                      <w:divsChild>
                        <w:div w:id="722484882">
                          <w:marLeft w:val="0"/>
                          <w:marRight w:val="0"/>
                          <w:marTop w:val="0"/>
                          <w:marBottom w:val="0"/>
                          <w:divBdr>
                            <w:top w:val="none" w:sz="0" w:space="0" w:color="auto"/>
                            <w:left w:val="none" w:sz="0" w:space="0" w:color="auto"/>
                            <w:bottom w:val="none" w:sz="0" w:space="0" w:color="auto"/>
                            <w:right w:val="none" w:sz="0" w:space="0" w:color="auto"/>
                          </w:divBdr>
                          <w:divsChild>
                            <w:div w:id="1444232271">
                              <w:marLeft w:val="0"/>
                              <w:marRight w:val="0"/>
                              <w:marTop w:val="0"/>
                              <w:marBottom w:val="0"/>
                              <w:divBdr>
                                <w:top w:val="none" w:sz="0" w:space="0" w:color="auto"/>
                                <w:left w:val="none" w:sz="0" w:space="0" w:color="auto"/>
                                <w:bottom w:val="none" w:sz="0" w:space="0" w:color="auto"/>
                                <w:right w:val="none" w:sz="0" w:space="0" w:color="auto"/>
                              </w:divBdr>
                              <w:divsChild>
                                <w:div w:id="454952853">
                                  <w:marLeft w:val="0"/>
                                  <w:marRight w:val="0"/>
                                  <w:marTop w:val="0"/>
                                  <w:marBottom w:val="0"/>
                                  <w:divBdr>
                                    <w:top w:val="none" w:sz="0" w:space="0" w:color="auto"/>
                                    <w:left w:val="none" w:sz="0" w:space="0" w:color="auto"/>
                                    <w:bottom w:val="none" w:sz="0" w:space="0" w:color="auto"/>
                                    <w:right w:val="none" w:sz="0" w:space="0" w:color="auto"/>
                                  </w:divBdr>
                                  <w:divsChild>
                                    <w:div w:id="1691489729">
                                      <w:marLeft w:val="0"/>
                                      <w:marRight w:val="0"/>
                                      <w:marTop w:val="0"/>
                                      <w:marBottom w:val="0"/>
                                      <w:divBdr>
                                        <w:top w:val="none" w:sz="0" w:space="0" w:color="auto"/>
                                        <w:left w:val="none" w:sz="0" w:space="0" w:color="auto"/>
                                        <w:bottom w:val="none" w:sz="0" w:space="0" w:color="auto"/>
                                        <w:right w:val="none" w:sz="0" w:space="0" w:color="auto"/>
                                      </w:divBdr>
                                      <w:divsChild>
                                        <w:div w:id="733699441">
                                          <w:marLeft w:val="0"/>
                                          <w:marRight w:val="0"/>
                                          <w:marTop w:val="0"/>
                                          <w:marBottom w:val="0"/>
                                          <w:divBdr>
                                            <w:top w:val="none" w:sz="0" w:space="0" w:color="auto"/>
                                            <w:left w:val="none" w:sz="0" w:space="0" w:color="auto"/>
                                            <w:bottom w:val="none" w:sz="0" w:space="0" w:color="auto"/>
                                            <w:right w:val="none" w:sz="0" w:space="0" w:color="auto"/>
                                          </w:divBdr>
                                          <w:divsChild>
                                            <w:div w:id="18178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523062">
          <w:marLeft w:val="0"/>
          <w:marRight w:val="0"/>
          <w:marTop w:val="0"/>
          <w:marBottom w:val="0"/>
          <w:divBdr>
            <w:top w:val="none" w:sz="0" w:space="0" w:color="auto"/>
            <w:left w:val="none" w:sz="0" w:space="0" w:color="auto"/>
            <w:bottom w:val="none" w:sz="0" w:space="0" w:color="auto"/>
            <w:right w:val="none" w:sz="0" w:space="0" w:color="auto"/>
          </w:divBdr>
        </w:div>
        <w:div w:id="839081053">
          <w:marLeft w:val="0"/>
          <w:marRight w:val="0"/>
          <w:marTop w:val="0"/>
          <w:marBottom w:val="0"/>
          <w:divBdr>
            <w:top w:val="none" w:sz="0" w:space="0" w:color="auto"/>
            <w:left w:val="none" w:sz="0" w:space="0" w:color="auto"/>
            <w:bottom w:val="none" w:sz="0" w:space="0" w:color="auto"/>
            <w:right w:val="none" w:sz="0" w:space="0" w:color="auto"/>
          </w:divBdr>
        </w:div>
        <w:div w:id="1307588569">
          <w:marLeft w:val="0"/>
          <w:marRight w:val="0"/>
          <w:marTop w:val="0"/>
          <w:marBottom w:val="0"/>
          <w:divBdr>
            <w:top w:val="none" w:sz="0" w:space="0" w:color="auto"/>
            <w:left w:val="none" w:sz="0" w:space="0" w:color="auto"/>
            <w:bottom w:val="none" w:sz="0" w:space="0" w:color="auto"/>
            <w:right w:val="none" w:sz="0" w:space="0" w:color="auto"/>
          </w:divBdr>
          <w:divsChild>
            <w:div w:id="1474641996">
              <w:marLeft w:val="600"/>
              <w:marRight w:val="600"/>
              <w:marTop w:val="280"/>
              <w:marBottom w:val="280"/>
              <w:divBdr>
                <w:top w:val="none" w:sz="0" w:space="0" w:color="auto"/>
                <w:left w:val="none" w:sz="0" w:space="0" w:color="auto"/>
                <w:bottom w:val="none" w:sz="0" w:space="0" w:color="auto"/>
                <w:right w:val="none" w:sz="0" w:space="0" w:color="auto"/>
              </w:divBdr>
              <w:divsChild>
                <w:div w:id="2097821021">
                  <w:marLeft w:val="0"/>
                  <w:marRight w:val="0"/>
                  <w:marTop w:val="0"/>
                  <w:marBottom w:val="0"/>
                  <w:divBdr>
                    <w:top w:val="none" w:sz="0" w:space="0" w:color="auto"/>
                    <w:left w:val="none" w:sz="0" w:space="0" w:color="auto"/>
                    <w:bottom w:val="none" w:sz="0" w:space="0" w:color="auto"/>
                    <w:right w:val="none" w:sz="0" w:space="0" w:color="auto"/>
                  </w:divBdr>
                  <w:divsChild>
                    <w:div w:id="694040276">
                      <w:marLeft w:val="0"/>
                      <w:marRight w:val="0"/>
                      <w:marTop w:val="0"/>
                      <w:marBottom w:val="0"/>
                      <w:divBdr>
                        <w:top w:val="none" w:sz="0" w:space="0" w:color="auto"/>
                        <w:left w:val="none" w:sz="0" w:space="0" w:color="auto"/>
                        <w:bottom w:val="none" w:sz="0" w:space="0" w:color="auto"/>
                        <w:right w:val="none" w:sz="0" w:space="0" w:color="auto"/>
                      </w:divBdr>
                      <w:divsChild>
                        <w:div w:id="1170682678">
                          <w:marLeft w:val="0"/>
                          <w:marRight w:val="0"/>
                          <w:marTop w:val="0"/>
                          <w:marBottom w:val="0"/>
                          <w:divBdr>
                            <w:top w:val="none" w:sz="0" w:space="0" w:color="auto"/>
                            <w:left w:val="none" w:sz="0" w:space="0" w:color="auto"/>
                            <w:bottom w:val="none" w:sz="0" w:space="0" w:color="auto"/>
                            <w:right w:val="none" w:sz="0" w:space="0" w:color="auto"/>
                          </w:divBdr>
                          <w:divsChild>
                            <w:div w:id="1981495121">
                              <w:marLeft w:val="0"/>
                              <w:marRight w:val="0"/>
                              <w:marTop w:val="0"/>
                              <w:marBottom w:val="0"/>
                              <w:divBdr>
                                <w:top w:val="none" w:sz="0" w:space="0" w:color="auto"/>
                                <w:left w:val="none" w:sz="0" w:space="0" w:color="auto"/>
                                <w:bottom w:val="none" w:sz="0" w:space="0" w:color="auto"/>
                                <w:right w:val="none" w:sz="0" w:space="0" w:color="auto"/>
                              </w:divBdr>
                              <w:divsChild>
                                <w:div w:id="1573544443">
                                  <w:marLeft w:val="0"/>
                                  <w:marRight w:val="0"/>
                                  <w:marTop w:val="0"/>
                                  <w:marBottom w:val="0"/>
                                  <w:divBdr>
                                    <w:top w:val="none" w:sz="0" w:space="0" w:color="auto"/>
                                    <w:left w:val="none" w:sz="0" w:space="0" w:color="auto"/>
                                    <w:bottom w:val="none" w:sz="0" w:space="0" w:color="auto"/>
                                    <w:right w:val="none" w:sz="0" w:space="0" w:color="auto"/>
                                  </w:divBdr>
                                  <w:divsChild>
                                    <w:div w:id="1790465476">
                                      <w:marLeft w:val="0"/>
                                      <w:marRight w:val="0"/>
                                      <w:marTop w:val="0"/>
                                      <w:marBottom w:val="0"/>
                                      <w:divBdr>
                                        <w:top w:val="none" w:sz="0" w:space="0" w:color="auto"/>
                                        <w:left w:val="none" w:sz="0" w:space="0" w:color="auto"/>
                                        <w:bottom w:val="none" w:sz="0" w:space="0" w:color="auto"/>
                                        <w:right w:val="none" w:sz="0" w:space="0" w:color="auto"/>
                                      </w:divBdr>
                                      <w:divsChild>
                                        <w:div w:id="1565027979">
                                          <w:marLeft w:val="0"/>
                                          <w:marRight w:val="0"/>
                                          <w:marTop w:val="0"/>
                                          <w:marBottom w:val="0"/>
                                          <w:divBdr>
                                            <w:top w:val="none" w:sz="0" w:space="0" w:color="auto"/>
                                            <w:left w:val="none" w:sz="0" w:space="0" w:color="auto"/>
                                            <w:bottom w:val="none" w:sz="0" w:space="0" w:color="auto"/>
                                            <w:right w:val="none" w:sz="0" w:space="0" w:color="auto"/>
                                          </w:divBdr>
                                          <w:divsChild>
                                            <w:div w:id="2065718831">
                                              <w:marLeft w:val="0"/>
                                              <w:marRight w:val="0"/>
                                              <w:marTop w:val="0"/>
                                              <w:marBottom w:val="0"/>
                                              <w:divBdr>
                                                <w:top w:val="none" w:sz="0" w:space="0" w:color="auto"/>
                                                <w:left w:val="none" w:sz="0" w:space="0" w:color="auto"/>
                                                <w:bottom w:val="none" w:sz="0" w:space="0" w:color="auto"/>
                                                <w:right w:val="none" w:sz="0" w:space="0" w:color="auto"/>
                                              </w:divBdr>
                                            </w:div>
                                            <w:div w:id="12500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655464">
          <w:marLeft w:val="0"/>
          <w:marRight w:val="0"/>
          <w:marTop w:val="0"/>
          <w:marBottom w:val="0"/>
          <w:divBdr>
            <w:top w:val="none" w:sz="0" w:space="0" w:color="auto"/>
            <w:left w:val="none" w:sz="0" w:space="0" w:color="auto"/>
            <w:bottom w:val="none" w:sz="0" w:space="0" w:color="auto"/>
            <w:right w:val="none" w:sz="0" w:space="0" w:color="auto"/>
          </w:divBdr>
        </w:div>
        <w:div w:id="1860309473">
          <w:marLeft w:val="0"/>
          <w:marRight w:val="0"/>
          <w:marTop w:val="0"/>
          <w:marBottom w:val="0"/>
          <w:divBdr>
            <w:top w:val="none" w:sz="0" w:space="0" w:color="auto"/>
            <w:left w:val="none" w:sz="0" w:space="0" w:color="auto"/>
            <w:bottom w:val="none" w:sz="0" w:space="0" w:color="auto"/>
            <w:right w:val="none" w:sz="0" w:space="0" w:color="auto"/>
          </w:divBdr>
        </w:div>
        <w:div w:id="1607079531">
          <w:marLeft w:val="0"/>
          <w:marRight w:val="0"/>
          <w:marTop w:val="0"/>
          <w:marBottom w:val="0"/>
          <w:divBdr>
            <w:top w:val="none" w:sz="0" w:space="0" w:color="auto"/>
            <w:left w:val="none" w:sz="0" w:space="0" w:color="auto"/>
            <w:bottom w:val="none" w:sz="0" w:space="0" w:color="auto"/>
            <w:right w:val="none" w:sz="0" w:space="0" w:color="auto"/>
          </w:divBdr>
        </w:div>
        <w:div w:id="680203336">
          <w:marLeft w:val="0"/>
          <w:marRight w:val="0"/>
          <w:marTop w:val="0"/>
          <w:marBottom w:val="0"/>
          <w:divBdr>
            <w:top w:val="none" w:sz="0" w:space="0" w:color="auto"/>
            <w:left w:val="none" w:sz="0" w:space="0" w:color="auto"/>
            <w:bottom w:val="none" w:sz="0" w:space="0" w:color="auto"/>
            <w:right w:val="none" w:sz="0" w:space="0" w:color="auto"/>
          </w:divBdr>
        </w:div>
        <w:div w:id="696470020">
          <w:marLeft w:val="0"/>
          <w:marRight w:val="0"/>
          <w:marTop w:val="0"/>
          <w:marBottom w:val="0"/>
          <w:divBdr>
            <w:top w:val="none" w:sz="0" w:space="0" w:color="auto"/>
            <w:left w:val="none" w:sz="0" w:space="0" w:color="auto"/>
            <w:bottom w:val="none" w:sz="0" w:space="0" w:color="auto"/>
            <w:right w:val="none" w:sz="0" w:space="0" w:color="auto"/>
          </w:divBdr>
        </w:div>
        <w:div w:id="486096931">
          <w:marLeft w:val="0"/>
          <w:marRight w:val="0"/>
          <w:marTop w:val="0"/>
          <w:marBottom w:val="0"/>
          <w:divBdr>
            <w:top w:val="none" w:sz="0" w:space="0" w:color="auto"/>
            <w:left w:val="none" w:sz="0" w:space="0" w:color="auto"/>
            <w:bottom w:val="none" w:sz="0" w:space="0" w:color="auto"/>
            <w:right w:val="none" w:sz="0" w:space="0" w:color="auto"/>
          </w:divBdr>
        </w:div>
        <w:div w:id="616789975">
          <w:marLeft w:val="0"/>
          <w:marRight w:val="0"/>
          <w:marTop w:val="0"/>
          <w:marBottom w:val="0"/>
          <w:divBdr>
            <w:top w:val="none" w:sz="0" w:space="0" w:color="auto"/>
            <w:left w:val="none" w:sz="0" w:space="0" w:color="auto"/>
            <w:bottom w:val="none" w:sz="0" w:space="0" w:color="auto"/>
            <w:right w:val="none" w:sz="0" w:space="0" w:color="auto"/>
          </w:divBdr>
        </w:div>
      </w:divsChild>
    </w:div>
    <w:div w:id="700782192">
      <w:bodyDiv w:val="1"/>
      <w:marLeft w:val="0"/>
      <w:marRight w:val="0"/>
      <w:marTop w:val="0"/>
      <w:marBottom w:val="0"/>
      <w:divBdr>
        <w:top w:val="none" w:sz="0" w:space="0" w:color="auto"/>
        <w:left w:val="none" w:sz="0" w:space="0" w:color="auto"/>
        <w:bottom w:val="none" w:sz="0" w:space="0" w:color="auto"/>
        <w:right w:val="none" w:sz="0" w:space="0" w:color="auto"/>
      </w:divBdr>
    </w:div>
    <w:div w:id="705757496">
      <w:bodyDiv w:val="1"/>
      <w:marLeft w:val="0"/>
      <w:marRight w:val="0"/>
      <w:marTop w:val="0"/>
      <w:marBottom w:val="0"/>
      <w:divBdr>
        <w:top w:val="none" w:sz="0" w:space="0" w:color="auto"/>
        <w:left w:val="none" w:sz="0" w:space="0" w:color="auto"/>
        <w:bottom w:val="none" w:sz="0" w:space="0" w:color="auto"/>
        <w:right w:val="none" w:sz="0" w:space="0" w:color="auto"/>
      </w:divBdr>
    </w:div>
    <w:div w:id="710615307">
      <w:bodyDiv w:val="1"/>
      <w:marLeft w:val="0"/>
      <w:marRight w:val="0"/>
      <w:marTop w:val="0"/>
      <w:marBottom w:val="0"/>
      <w:divBdr>
        <w:top w:val="none" w:sz="0" w:space="0" w:color="auto"/>
        <w:left w:val="none" w:sz="0" w:space="0" w:color="auto"/>
        <w:bottom w:val="none" w:sz="0" w:space="0" w:color="auto"/>
        <w:right w:val="none" w:sz="0" w:space="0" w:color="auto"/>
      </w:divBdr>
    </w:div>
    <w:div w:id="737244638">
      <w:bodyDiv w:val="1"/>
      <w:marLeft w:val="0"/>
      <w:marRight w:val="0"/>
      <w:marTop w:val="0"/>
      <w:marBottom w:val="0"/>
      <w:divBdr>
        <w:top w:val="none" w:sz="0" w:space="0" w:color="auto"/>
        <w:left w:val="none" w:sz="0" w:space="0" w:color="auto"/>
        <w:bottom w:val="none" w:sz="0" w:space="0" w:color="auto"/>
        <w:right w:val="none" w:sz="0" w:space="0" w:color="auto"/>
      </w:divBdr>
    </w:div>
    <w:div w:id="740372238">
      <w:bodyDiv w:val="1"/>
      <w:marLeft w:val="0"/>
      <w:marRight w:val="0"/>
      <w:marTop w:val="0"/>
      <w:marBottom w:val="0"/>
      <w:divBdr>
        <w:top w:val="none" w:sz="0" w:space="0" w:color="auto"/>
        <w:left w:val="none" w:sz="0" w:space="0" w:color="auto"/>
        <w:bottom w:val="none" w:sz="0" w:space="0" w:color="auto"/>
        <w:right w:val="none" w:sz="0" w:space="0" w:color="auto"/>
      </w:divBdr>
      <w:divsChild>
        <w:div w:id="716315654">
          <w:marLeft w:val="0"/>
          <w:marRight w:val="75"/>
          <w:marTop w:val="0"/>
          <w:marBottom w:val="0"/>
          <w:divBdr>
            <w:top w:val="none" w:sz="0" w:space="0" w:color="auto"/>
            <w:left w:val="none" w:sz="0" w:space="0" w:color="auto"/>
            <w:bottom w:val="none" w:sz="0" w:space="0" w:color="auto"/>
            <w:right w:val="none" w:sz="0" w:space="0" w:color="auto"/>
          </w:divBdr>
        </w:div>
      </w:divsChild>
    </w:div>
    <w:div w:id="751699599">
      <w:bodyDiv w:val="1"/>
      <w:marLeft w:val="0"/>
      <w:marRight w:val="0"/>
      <w:marTop w:val="0"/>
      <w:marBottom w:val="0"/>
      <w:divBdr>
        <w:top w:val="none" w:sz="0" w:space="0" w:color="auto"/>
        <w:left w:val="none" w:sz="0" w:space="0" w:color="auto"/>
        <w:bottom w:val="none" w:sz="0" w:space="0" w:color="auto"/>
        <w:right w:val="none" w:sz="0" w:space="0" w:color="auto"/>
      </w:divBdr>
    </w:div>
    <w:div w:id="753284076">
      <w:bodyDiv w:val="1"/>
      <w:marLeft w:val="0"/>
      <w:marRight w:val="0"/>
      <w:marTop w:val="0"/>
      <w:marBottom w:val="0"/>
      <w:divBdr>
        <w:top w:val="none" w:sz="0" w:space="0" w:color="auto"/>
        <w:left w:val="none" w:sz="0" w:space="0" w:color="auto"/>
        <w:bottom w:val="none" w:sz="0" w:space="0" w:color="auto"/>
        <w:right w:val="none" w:sz="0" w:space="0" w:color="auto"/>
      </w:divBdr>
    </w:div>
    <w:div w:id="756561673">
      <w:bodyDiv w:val="1"/>
      <w:marLeft w:val="0"/>
      <w:marRight w:val="0"/>
      <w:marTop w:val="0"/>
      <w:marBottom w:val="0"/>
      <w:divBdr>
        <w:top w:val="none" w:sz="0" w:space="0" w:color="auto"/>
        <w:left w:val="none" w:sz="0" w:space="0" w:color="auto"/>
        <w:bottom w:val="none" w:sz="0" w:space="0" w:color="auto"/>
        <w:right w:val="none" w:sz="0" w:space="0" w:color="auto"/>
      </w:divBdr>
    </w:div>
    <w:div w:id="772241418">
      <w:bodyDiv w:val="1"/>
      <w:marLeft w:val="0"/>
      <w:marRight w:val="0"/>
      <w:marTop w:val="0"/>
      <w:marBottom w:val="0"/>
      <w:divBdr>
        <w:top w:val="none" w:sz="0" w:space="0" w:color="auto"/>
        <w:left w:val="none" w:sz="0" w:space="0" w:color="auto"/>
        <w:bottom w:val="none" w:sz="0" w:space="0" w:color="auto"/>
        <w:right w:val="none" w:sz="0" w:space="0" w:color="auto"/>
      </w:divBdr>
    </w:div>
    <w:div w:id="773283019">
      <w:bodyDiv w:val="1"/>
      <w:marLeft w:val="0"/>
      <w:marRight w:val="0"/>
      <w:marTop w:val="0"/>
      <w:marBottom w:val="0"/>
      <w:divBdr>
        <w:top w:val="none" w:sz="0" w:space="0" w:color="auto"/>
        <w:left w:val="none" w:sz="0" w:space="0" w:color="auto"/>
        <w:bottom w:val="none" w:sz="0" w:space="0" w:color="auto"/>
        <w:right w:val="none" w:sz="0" w:space="0" w:color="auto"/>
      </w:divBdr>
    </w:div>
    <w:div w:id="775251553">
      <w:bodyDiv w:val="1"/>
      <w:marLeft w:val="0"/>
      <w:marRight w:val="0"/>
      <w:marTop w:val="0"/>
      <w:marBottom w:val="0"/>
      <w:divBdr>
        <w:top w:val="none" w:sz="0" w:space="0" w:color="auto"/>
        <w:left w:val="none" w:sz="0" w:space="0" w:color="auto"/>
        <w:bottom w:val="none" w:sz="0" w:space="0" w:color="auto"/>
        <w:right w:val="none" w:sz="0" w:space="0" w:color="auto"/>
      </w:divBdr>
    </w:div>
    <w:div w:id="775906122">
      <w:bodyDiv w:val="1"/>
      <w:marLeft w:val="0"/>
      <w:marRight w:val="0"/>
      <w:marTop w:val="0"/>
      <w:marBottom w:val="0"/>
      <w:divBdr>
        <w:top w:val="none" w:sz="0" w:space="0" w:color="auto"/>
        <w:left w:val="none" w:sz="0" w:space="0" w:color="auto"/>
        <w:bottom w:val="none" w:sz="0" w:space="0" w:color="auto"/>
        <w:right w:val="none" w:sz="0" w:space="0" w:color="auto"/>
      </w:divBdr>
    </w:div>
    <w:div w:id="788399536">
      <w:bodyDiv w:val="1"/>
      <w:marLeft w:val="0"/>
      <w:marRight w:val="0"/>
      <w:marTop w:val="0"/>
      <w:marBottom w:val="0"/>
      <w:divBdr>
        <w:top w:val="none" w:sz="0" w:space="0" w:color="auto"/>
        <w:left w:val="none" w:sz="0" w:space="0" w:color="auto"/>
        <w:bottom w:val="none" w:sz="0" w:space="0" w:color="auto"/>
        <w:right w:val="none" w:sz="0" w:space="0" w:color="auto"/>
      </w:divBdr>
    </w:div>
    <w:div w:id="790250286">
      <w:bodyDiv w:val="1"/>
      <w:marLeft w:val="0"/>
      <w:marRight w:val="0"/>
      <w:marTop w:val="0"/>
      <w:marBottom w:val="0"/>
      <w:divBdr>
        <w:top w:val="none" w:sz="0" w:space="0" w:color="auto"/>
        <w:left w:val="none" w:sz="0" w:space="0" w:color="auto"/>
        <w:bottom w:val="none" w:sz="0" w:space="0" w:color="auto"/>
        <w:right w:val="none" w:sz="0" w:space="0" w:color="auto"/>
      </w:divBdr>
    </w:div>
    <w:div w:id="790442638">
      <w:bodyDiv w:val="1"/>
      <w:marLeft w:val="0"/>
      <w:marRight w:val="0"/>
      <w:marTop w:val="0"/>
      <w:marBottom w:val="0"/>
      <w:divBdr>
        <w:top w:val="none" w:sz="0" w:space="0" w:color="auto"/>
        <w:left w:val="none" w:sz="0" w:space="0" w:color="auto"/>
        <w:bottom w:val="none" w:sz="0" w:space="0" w:color="auto"/>
        <w:right w:val="none" w:sz="0" w:space="0" w:color="auto"/>
      </w:divBdr>
    </w:div>
    <w:div w:id="791243603">
      <w:bodyDiv w:val="1"/>
      <w:marLeft w:val="0"/>
      <w:marRight w:val="0"/>
      <w:marTop w:val="0"/>
      <w:marBottom w:val="0"/>
      <w:divBdr>
        <w:top w:val="none" w:sz="0" w:space="0" w:color="auto"/>
        <w:left w:val="none" w:sz="0" w:space="0" w:color="auto"/>
        <w:bottom w:val="none" w:sz="0" w:space="0" w:color="auto"/>
        <w:right w:val="none" w:sz="0" w:space="0" w:color="auto"/>
      </w:divBdr>
    </w:div>
    <w:div w:id="795753231">
      <w:bodyDiv w:val="1"/>
      <w:marLeft w:val="0"/>
      <w:marRight w:val="0"/>
      <w:marTop w:val="0"/>
      <w:marBottom w:val="0"/>
      <w:divBdr>
        <w:top w:val="none" w:sz="0" w:space="0" w:color="auto"/>
        <w:left w:val="none" w:sz="0" w:space="0" w:color="auto"/>
        <w:bottom w:val="none" w:sz="0" w:space="0" w:color="auto"/>
        <w:right w:val="none" w:sz="0" w:space="0" w:color="auto"/>
      </w:divBdr>
    </w:div>
    <w:div w:id="796603337">
      <w:bodyDiv w:val="1"/>
      <w:marLeft w:val="0"/>
      <w:marRight w:val="0"/>
      <w:marTop w:val="0"/>
      <w:marBottom w:val="0"/>
      <w:divBdr>
        <w:top w:val="none" w:sz="0" w:space="0" w:color="auto"/>
        <w:left w:val="none" w:sz="0" w:space="0" w:color="auto"/>
        <w:bottom w:val="none" w:sz="0" w:space="0" w:color="auto"/>
        <w:right w:val="none" w:sz="0" w:space="0" w:color="auto"/>
      </w:divBdr>
    </w:div>
    <w:div w:id="809905263">
      <w:bodyDiv w:val="1"/>
      <w:marLeft w:val="0"/>
      <w:marRight w:val="0"/>
      <w:marTop w:val="0"/>
      <w:marBottom w:val="0"/>
      <w:divBdr>
        <w:top w:val="none" w:sz="0" w:space="0" w:color="auto"/>
        <w:left w:val="none" w:sz="0" w:space="0" w:color="auto"/>
        <w:bottom w:val="none" w:sz="0" w:space="0" w:color="auto"/>
        <w:right w:val="none" w:sz="0" w:space="0" w:color="auto"/>
      </w:divBdr>
    </w:div>
    <w:div w:id="811335949">
      <w:bodyDiv w:val="1"/>
      <w:marLeft w:val="0"/>
      <w:marRight w:val="0"/>
      <w:marTop w:val="0"/>
      <w:marBottom w:val="0"/>
      <w:divBdr>
        <w:top w:val="none" w:sz="0" w:space="0" w:color="auto"/>
        <w:left w:val="none" w:sz="0" w:space="0" w:color="auto"/>
        <w:bottom w:val="none" w:sz="0" w:space="0" w:color="auto"/>
        <w:right w:val="none" w:sz="0" w:space="0" w:color="auto"/>
      </w:divBdr>
    </w:div>
    <w:div w:id="813453632">
      <w:bodyDiv w:val="1"/>
      <w:marLeft w:val="0"/>
      <w:marRight w:val="0"/>
      <w:marTop w:val="0"/>
      <w:marBottom w:val="0"/>
      <w:divBdr>
        <w:top w:val="none" w:sz="0" w:space="0" w:color="auto"/>
        <w:left w:val="none" w:sz="0" w:space="0" w:color="auto"/>
        <w:bottom w:val="none" w:sz="0" w:space="0" w:color="auto"/>
        <w:right w:val="none" w:sz="0" w:space="0" w:color="auto"/>
      </w:divBdr>
    </w:div>
    <w:div w:id="814180562">
      <w:bodyDiv w:val="1"/>
      <w:marLeft w:val="0"/>
      <w:marRight w:val="0"/>
      <w:marTop w:val="0"/>
      <w:marBottom w:val="0"/>
      <w:divBdr>
        <w:top w:val="none" w:sz="0" w:space="0" w:color="auto"/>
        <w:left w:val="none" w:sz="0" w:space="0" w:color="auto"/>
        <w:bottom w:val="none" w:sz="0" w:space="0" w:color="auto"/>
        <w:right w:val="none" w:sz="0" w:space="0" w:color="auto"/>
      </w:divBdr>
    </w:div>
    <w:div w:id="826437900">
      <w:bodyDiv w:val="1"/>
      <w:marLeft w:val="0"/>
      <w:marRight w:val="0"/>
      <w:marTop w:val="0"/>
      <w:marBottom w:val="0"/>
      <w:divBdr>
        <w:top w:val="none" w:sz="0" w:space="0" w:color="auto"/>
        <w:left w:val="none" w:sz="0" w:space="0" w:color="auto"/>
        <w:bottom w:val="none" w:sz="0" w:space="0" w:color="auto"/>
        <w:right w:val="none" w:sz="0" w:space="0" w:color="auto"/>
      </w:divBdr>
    </w:div>
    <w:div w:id="827333012">
      <w:bodyDiv w:val="1"/>
      <w:marLeft w:val="0"/>
      <w:marRight w:val="0"/>
      <w:marTop w:val="0"/>
      <w:marBottom w:val="0"/>
      <w:divBdr>
        <w:top w:val="none" w:sz="0" w:space="0" w:color="auto"/>
        <w:left w:val="none" w:sz="0" w:space="0" w:color="auto"/>
        <w:bottom w:val="none" w:sz="0" w:space="0" w:color="auto"/>
        <w:right w:val="none" w:sz="0" w:space="0" w:color="auto"/>
      </w:divBdr>
    </w:div>
    <w:div w:id="835266125">
      <w:bodyDiv w:val="1"/>
      <w:marLeft w:val="0"/>
      <w:marRight w:val="0"/>
      <w:marTop w:val="0"/>
      <w:marBottom w:val="0"/>
      <w:divBdr>
        <w:top w:val="none" w:sz="0" w:space="0" w:color="auto"/>
        <w:left w:val="none" w:sz="0" w:space="0" w:color="auto"/>
        <w:bottom w:val="none" w:sz="0" w:space="0" w:color="auto"/>
        <w:right w:val="none" w:sz="0" w:space="0" w:color="auto"/>
      </w:divBdr>
    </w:div>
    <w:div w:id="856961685">
      <w:bodyDiv w:val="1"/>
      <w:marLeft w:val="0"/>
      <w:marRight w:val="0"/>
      <w:marTop w:val="0"/>
      <w:marBottom w:val="0"/>
      <w:divBdr>
        <w:top w:val="none" w:sz="0" w:space="0" w:color="auto"/>
        <w:left w:val="none" w:sz="0" w:space="0" w:color="auto"/>
        <w:bottom w:val="none" w:sz="0" w:space="0" w:color="auto"/>
        <w:right w:val="none" w:sz="0" w:space="0" w:color="auto"/>
      </w:divBdr>
    </w:div>
    <w:div w:id="870069036">
      <w:bodyDiv w:val="1"/>
      <w:marLeft w:val="0"/>
      <w:marRight w:val="0"/>
      <w:marTop w:val="0"/>
      <w:marBottom w:val="0"/>
      <w:divBdr>
        <w:top w:val="none" w:sz="0" w:space="0" w:color="auto"/>
        <w:left w:val="none" w:sz="0" w:space="0" w:color="auto"/>
        <w:bottom w:val="none" w:sz="0" w:space="0" w:color="auto"/>
        <w:right w:val="none" w:sz="0" w:space="0" w:color="auto"/>
      </w:divBdr>
    </w:div>
    <w:div w:id="876891236">
      <w:bodyDiv w:val="1"/>
      <w:marLeft w:val="0"/>
      <w:marRight w:val="0"/>
      <w:marTop w:val="0"/>
      <w:marBottom w:val="0"/>
      <w:divBdr>
        <w:top w:val="none" w:sz="0" w:space="0" w:color="auto"/>
        <w:left w:val="none" w:sz="0" w:space="0" w:color="auto"/>
        <w:bottom w:val="none" w:sz="0" w:space="0" w:color="auto"/>
        <w:right w:val="none" w:sz="0" w:space="0" w:color="auto"/>
      </w:divBdr>
    </w:div>
    <w:div w:id="882524102">
      <w:bodyDiv w:val="1"/>
      <w:marLeft w:val="0"/>
      <w:marRight w:val="0"/>
      <w:marTop w:val="0"/>
      <w:marBottom w:val="0"/>
      <w:divBdr>
        <w:top w:val="none" w:sz="0" w:space="0" w:color="auto"/>
        <w:left w:val="none" w:sz="0" w:space="0" w:color="auto"/>
        <w:bottom w:val="none" w:sz="0" w:space="0" w:color="auto"/>
        <w:right w:val="none" w:sz="0" w:space="0" w:color="auto"/>
      </w:divBdr>
    </w:div>
    <w:div w:id="885218114">
      <w:bodyDiv w:val="1"/>
      <w:marLeft w:val="0"/>
      <w:marRight w:val="0"/>
      <w:marTop w:val="0"/>
      <w:marBottom w:val="0"/>
      <w:divBdr>
        <w:top w:val="none" w:sz="0" w:space="0" w:color="auto"/>
        <w:left w:val="none" w:sz="0" w:space="0" w:color="auto"/>
        <w:bottom w:val="none" w:sz="0" w:space="0" w:color="auto"/>
        <w:right w:val="none" w:sz="0" w:space="0" w:color="auto"/>
      </w:divBdr>
    </w:div>
    <w:div w:id="890729633">
      <w:bodyDiv w:val="1"/>
      <w:marLeft w:val="0"/>
      <w:marRight w:val="0"/>
      <w:marTop w:val="0"/>
      <w:marBottom w:val="0"/>
      <w:divBdr>
        <w:top w:val="none" w:sz="0" w:space="0" w:color="auto"/>
        <w:left w:val="none" w:sz="0" w:space="0" w:color="auto"/>
        <w:bottom w:val="none" w:sz="0" w:space="0" w:color="auto"/>
        <w:right w:val="none" w:sz="0" w:space="0" w:color="auto"/>
      </w:divBdr>
    </w:div>
    <w:div w:id="890922283">
      <w:bodyDiv w:val="1"/>
      <w:marLeft w:val="0"/>
      <w:marRight w:val="0"/>
      <w:marTop w:val="0"/>
      <w:marBottom w:val="0"/>
      <w:divBdr>
        <w:top w:val="none" w:sz="0" w:space="0" w:color="auto"/>
        <w:left w:val="none" w:sz="0" w:space="0" w:color="auto"/>
        <w:bottom w:val="none" w:sz="0" w:space="0" w:color="auto"/>
        <w:right w:val="none" w:sz="0" w:space="0" w:color="auto"/>
      </w:divBdr>
    </w:div>
    <w:div w:id="899902821">
      <w:bodyDiv w:val="1"/>
      <w:marLeft w:val="0"/>
      <w:marRight w:val="0"/>
      <w:marTop w:val="0"/>
      <w:marBottom w:val="0"/>
      <w:divBdr>
        <w:top w:val="none" w:sz="0" w:space="0" w:color="auto"/>
        <w:left w:val="none" w:sz="0" w:space="0" w:color="auto"/>
        <w:bottom w:val="none" w:sz="0" w:space="0" w:color="auto"/>
        <w:right w:val="none" w:sz="0" w:space="0" w:color="auto"/>
      </w:divBdr>
    </w:div>
    <w:div w:id="903952302">
      <w:bodyDiv w:val="1"/>
      <w:marLeft w:val="0"/>
      <w:marRight w:val="0"/>
      <w:marTop w:val="0"/>
      <w:marBottom w:val="0"/>
      <w:divBdr>
        <w:top w:val="none" w:sz="0" w:space="0" w:color="auto"/>
        <w:left w:val="none" w:sz="0" w:space="0" w:color="auto"/>
        <w:bottom w:val="none" w:sz="0" w:space="0" w:color="auto"/>
        <w:right w:val="none" w:sz="0" w:space="0" w:color="auto"/>
      </w:divBdr>
    </w:div>
    <w:div w:id="909266539">
      <w:bodyDiv w:val="1"/>
      <w:marLeft w:val="0"/>
      <w:marRight w:val="0"/>
      <w:marTop w:val="0"/>
      <w:marBottom w:val="0"/>
      <w:divBdr>
        <w:top w:val="none" w:sz="0" w:space="0" w:color="auto"/>
        <w:left w:val="none" w:sz="0" w:space="0" w:color="auto"/>
        <w:bottom w:val="none" w:sz="0" w:space="0" w:color="auto"/>
        <w:right w:val="none" w:sz="0" w:space="0" w:color="auto"/>
      </w:divBdr>
      <w:divsChild>
        <w:div w:id="960574979">
          <w:marLeft w:val="0"/>
          <w:marRight w:val="0"/>
          <w:marTop w:val="0"/>
          <w:marBottom w:val="0"/>
          <w:divBdr>
            <w:top w:val="none" w:sz="0" w:space="0" w:color="auto"/>
            <w:left w:val="none" w:sz="0" w:space="0" w:color="auto"/>
            <w:bottom w:val="none" w:sz="0" w:space="0" w:color="auto"/>
            <w:right w:val="none" w:sz="0" w:space="0" w:color="auto"/>
          </w:divBdr>
        </w:div>
      </w:divsChild>
    </w:div>
    <w:div w:id="915672062">
      <w:bodyDiv w:val="1"/>
      <w:marLeft w:val="0"/>
      <w:marRight w:val="0"/>
      <w:marTop w:val="0"/>
      <w:marBottom w:val="0"/>
      <w:divBdr>
        <w:top w:val="none" w:sz="0" w:space="0" w:color="auto"/>
        <w:left w:val="none" w:sz="0" w:space="0" w:color="auto"/>
        <w:bottom w:val="none" w:sz="0" w:space="0" w:color="auto"/>
        <w:right w:val="none" w:sz="0" w:space="0" w:color="auto"/>
      </w:divBdr>
    </w:div>
    <w:div w:id="923148345">
      <w:bodyDiv w:val="1"/>
      <w:marLeft w:val="0"/>
      <w:marRight w:val="0"/>
      <w:marTop w:val="0"/>
      <w:marBottom w:val="0"/>
      <w:divBdr>
        <w:top w:val="none" w:sz="0" w:space="0" w:color="auto"/>
        <w:left w:val="none" w:sz="0" w:space="0" w:color="auto"/>
        <w:bottom w:val="none" w:sz="0" w:space="0" w:color="auto"/>
        <w:right w:val="none" w:sz="0" w:space="0" w:color="auto"/>
      </w:divBdr>
    </w:div>
    <w:div w:id="924609959">
      <w:bodyDiv w:val="1"/>
      <w:marLeft w:val="0"/>
      <w:marRight w:val="0"/>
      <w:marTop w:val="0"/>
      <w:marBottom w:val="0"/>
      <w:divBdr>
        <w:top w:val="none" w:sz="0" w:space="0" w:color="auto"/>
        <w:left w:val="none" w:sz="0" w:space="0" w:color="auto"/>
        <w:bottom w:val="none" w:sz="0" w:space="0" w:color="auto"/>
        <w:right w:val="none" w:sz="0" w:space="0" w:color="auto"/>
      </w:divBdr>
    </w:div>
    <w:div w:id="934172734">
      <w:bodyDiv w:val="1"/>
      <w:marLeft w:val="0"/>
      <w:marRight w:val="0"/>
      <w:marTop w:val="0"/>
      <w:marBottom w:val="0"/>
      <w:divBdr>
        <w:top w:val="none" w:sz="0" w:space="0" w:color="auto"/>
        <w:left w:val="none" w:sz="0" w:space="0" w:color="auto"/>
        <w:bottom w:val="none" w:sz="0" w:space="0" w:color="auto"/>
        <w:right w:val="none" w:sz="0" w:space="0" w:color="auto"/>
      </w:divBdr>
    </w:div>
    <w:div w:id="938678189">
      <w:bodyDiv w:val="1"/>
      <w:marLeft w:val="0"/>
      <w:marRight w:val="0"/>
      <w:marTop w:val="0"/>
      <w:marBottom w:val="0"/>
      <w:divBdr>
        <w:top w:val="none" w:sz="0" w:space="0" w:color="auto"/>
        <w:left w:val="none" w:sz="0" w:space="0" w:color="auto"/>
        <w:bottom w:val="none" w:sz="0" w:space="0" w:color="auto"/>
        <w:right w:val="none" w:sz="0" w:space="0" w:color="auto"/>
      </w:divBdr>
    </w:div>
    <w:div w:id="951013098">
      <w:bodyDiv w:val="1"/>
      <w:marLeft w:val="0"/>
      <w:marRight w:val="0"/>
      <w:marTop w:val="0"/>
      <w:marBottom w:val="0"/>
      <w:divBdr>
        <w:top w:val="none" w:sz="0" w:space="0" w:color="auto"/>
        <w:left w:val="none" w:sz="0" w:space="0" w:color="auto"/>
        <w:bottom w:val="none" w:sz="0" w:space="0" w:color="auto"/>
        <w:right w:val="none" w:sz="0" w:space="0" w:color="auto"/>
      </w:divBdr>
    </w:div>
    <w:div w:id="968587219">
      <w:bodyDiv w:val="1"/>
      <w:marLeft w:val="0"/>
      <w:marRight w:val="0"/>
      <w:marTop w:val="0"/>
      <w:marBottom w:val="0"/>
      <w:divBdr>
        <w:top w:val="none" w:sz="0" w:space="0" w:color="auto"/>
        <w:left w:val="none" w:sz="0" w:space="0" w:color="auto"/>
        <w:bottom w:val="none" w:sz="0" w:space="0" w:color="auto"/>
        <w:right w:val="none" w:sz="0" w:space="0" w:color="auto"/>
      </w:divBdr>
    </w:div>
    <w:div w:id="991133223">
      <w:bodyDiv w:val="1"/>
      <w:marLeft w:val="0"/>
      <w:marRight w:val="0"/>
      <w:marTop w:val="0"/>
      <w:marBottom w:val="0"/>
      <w:divBdr>
        <w:top w:val="none" w:sz="0" w:space="0" w:color="auto"/>
        <w:left w:val="none" w:sz="0" w:space="0" w:color="auto"/>
        <w:bottom w:val="none" w:sz="0" w:space="0" w:color="auto"/>
        <w:right w:val="none" w:sz="0" w:space="0" w:color="auto"/>
      </w:divBdr>
    </w:div>
    <w:div w:id="991563279">
      <w:bodyDiv w:val="1"/>
      <w:marLeft w:val="0"/>
      <w:marRight w:val="0"/>
      <w:marTop w:val="0"/>
      <w:marBottom w:val="0"/>
      <w:divBdr>
        <w:top w:val="none" w:sz="0" w:space="0" w:color="auto"/>
        <w:left w:val="none" w:sz="0" w:space="0" w:color="auto"/>
        <w:bottom w:val="none" w:sz="0" w:space="0" w:color="auto"/>
        <w:right w:val="none" w:sz="0" w:space="0" w:color="auto"/>
      </w:divBdr>
    </w:div>
    <w:div w:id="1011298322">
      <w:bodyDiv w:val="1"/>
      <w:marLeft w:val="0"/>
      <w:marRight w:val="0"/>
      <w:marTop w:val="0"/>
      <w:marBottom w:val="0"/>
      <w:divBdr>
        <w:top w:val="none" w:sz="0" w:space="0" w:color="auto"/>
        <w:left w:val="none" w:sz="0" w:space="0" w:color="auto"/>
        <w:bottom w:val="none" w:sz="0" w:space="0" w:color="auto"/>
        <w:right w:val="none" w:sz="0" w:space="0" w:color="auto"/>
      </w:divBdr>
      <w:divsChild>
        <w:div w:id="807287273">
          <w:marLeft w:val="0"/>
          <w:marRight w:val="0"/>
          <w:marTop w:val="0"/>
          <w:marBottom w:val="0"/>
          <w:divBdr>
            <w:top w:val="none" w:sz="0" w:space="0" w:color="auto"/>
            <w:left w:val="none" w:sz="0" w:space="0" w:color="auto"/>
            <w:bottom w:val="none" w:sz="0" w:space="0" w:color="auto"/>
            <w:right w:val="none" w:sz="0" w:space="0" w:color="auto"/>
          </w:divBdr>
        </w:div>
        <w:div w:id="943347475">
          <w:marLeft w:val="0"/>
          <w:marRight w:val="0"/>
          <w:marTop w:val="0"/>
          <w:marBottom w:val="0"/>
          <w:divBdr>
            <w:top w:val="none" w:sz="0" w:space="0" w:color="auto"/>
            <w:left w:val="none" w:sz="0" w:space="0" w:color="auto"/>
            <w:bottom w:val="none" w:sz="0" w:space="0" w:color="auto"/>
            <w:right w:val="none" w:sz="0" w:space="0" w:color="auto"/>
          </w:divBdr>
        </w:div>
        <w:div w:id="668795008">
          <w:marLeft w:val="0"/>
          <w:marRight w:val="0"/>
          <w:marTop w:val="0"/>
          <w:marBottom w:val="0"/>
          <w:divBdr>
            <w:top w:val="none" w:sz="0" w:space="0" w:color="auto"/>
            <w:left w:val="none" w:sz="0" w:space="0" w:color="auto"/>
            <w:bottom w:val="none" w:sz="0" w:space="0" w:color="auto"/>
            <w:right w:val="none" w:sz="0" w:space="0" w:color="auto"/>
          </w:divBdr>
        </w:div>
        <w:div w:id="1184785467">
          <w:marLeft w:val="0"/>
          <w:marRight w:val="0"/>
          <w:marTop w:val="0"/>
          <w:marBottom w:val="0"/>
          <w:divBdr>
            <w:top w:val="none" w:sz="0" w:space="0" w:color="auto"/>
            <w:left w:val="none" w:sz="0" w:space="0" w:color="auto"/>
            <w:bottom w:val="none" w:sz="0" w:space="0" w:color="auto"/>
            <w:right w:val="none" w:sz="0" w:space="0" w:color="auto"/>
          </w:divBdr>
        </w:div>
        <w:div w:id="1681618829">
          <w:marLeft w:val="0"/>
          <w:marRight w:val="0"/>
          <w:marTop w:val="0"/>
          <w:marBottom w:val="0"/>
          <w:divBdr>
            <w:top w:val="none" w:sz="0" w:space="0" w:color="auto"/>
            <w:left w:val="none" w:sz="0" w:space="0" w:color="auto"/>
            <w:bottom w:val="none" w:sz="0" w:space="0" w:color="auto"/>
            <w:right w:val="none" w:sz="0" w:space="0" w:color="auto"/>
          </w:divBdr>
        </w:div>
        <w:div w:id="224292770">
          <w:marLeft w:val="0"/>
          <w:marRight w:val="0"/>
          <w:marTop w:val="0"/>
          <w:marBottom w:val="0"/>
          <w:divBdr>
            <w:top w:val="none" w:sz="0" w:space="0" w:color="auto"/>
            <w:left w:val="none" w:sz="0" w:space="0" w:color="auto"/>
            <w:bottom w:val="none" w:sz="0" w:space="0" w:color="auto"/>
            <w:right w:val="none" w:sz="0" w:space="0" w:color="auto"/>
          </w:divBdr>
        </w:div>
        <w:div w:id="1218205734">
          <w:marLeft w:val="0"/>
          <w:marRight w:val="0"/>
          <w:marTop w:val="0"/>
          <w:marBottom w:val="0"/>
          <w:divBdr>
            <w:top w:val="none" w:sz="0" w:space="0" w:color="auto"/>
            <w:left w:val="none" w:sz="0" w:space="0" w:color="auto"/>
            <w:bottom w:val="none" w:sz="0" w:space="0" w:color="auto"/>
            <w:right w:val="none" w:sz="0" w:space="0" w:color="auto"/>
          </w:divBdr>
        </w:div>
        <w:div w:id="983654484">
          <w:marLeft w:val="0"/>
          <w:marRight w:val="0"/>
          <w:marTop w:val="0"/>
          <w:marBottom w:val="0"/>
          <w:divBdr>
            <w:top w:val="none" w:sz="0" w:space="0" w:color="auto"/>
            <w:left w:val="none" w:sz="0" w:space="0" w:color="auto"/>
            <w:bottom w:val="none" w:sz="0" w:space="0" w:color="auto"/>
            <w:right w:val="none" w:sz="0" w:space="0" w:color="auto"/>
          </w:divBdr>
        </w:div>
        <w:div w:id="325784630">
          <w:marLeft w:val="0"/>
          <w:marRight w:val="0"/>
          <w:marTop w:val="0"/>
          <w:marBottom w:val="0"/>
          <w:divBdr>
            <w:top w:val="none" w:sz="0" w:space="0" w:color="auto"/>
            <w:left w:val="none" w:sz="0" w:space="0" w:color="auto"/>
            <w:bottom w:val="none" w:sz="0" w:space="0" w:color="auto"/>
            <w:right w:val="none" w:sz="0" w:space="0" w:color="auto"/>
          </w:divBdr>
        </w:div>
        <w:div w:id="1635721068">
          <w:marLeft w:val="0"/>
          <w:marRight w:val="0"/>
          <w:marTop w:val="0"/>
          <w:marBottom w:val="0"/>
          <w:divBdr>
            <w:top w:val="none" w:sz="0" w:space="0" w:color="auto"/>
            <w:left w:val="none" w:sz="0" w:space="0" w:color="auto"/>
            <w:bottom w:val="none" w:sz="0" w:space="0" w:color="auto"/>
            <w:right w:val="none" w:sz="0" w:space="0" w:color="auto"/>
          </w:divBdr>
        </w:div>
        <w:div w:id="86123458">
          <w:marLeft w:val="0"/>
          <w:marRight w:val="0"/>
          <w:marTop w:val="0"/>
          <w:marBottom w:val="0"/>
          <w:divBdr>
            <w:top w:val="none" w:sz="0" w:space="0" w:color="auto"/>
            <w:left w:val="none" w:sz="0" w:space="0" w:color="auto"/>
            <w:bottom w:val="none" w:sz="0" w:space="0" w:color="auto"/>
            <w:right w:val="none" w:sz="0" w:space="0" w:color="auto"/>
          </w:divBdr>
        </w:div>
        <w:div w:id="1834106173">
          <w:marLeft w:val="0"/>
          <w:marRight w:val="0"/>
          <w:marTop w:val="0"/>
          <w:marBottom w:val="0"/>
          <w:divBdr>
            <w:top w:val="none" w:sz="0" w:space="0" w:color="auto"/>
            <w:left w:val="none" w:sz="0" w:space="0" w:color="auto"/>
            <w:bottom w:val="none" w:sz="0" w:space="0" w:color="auto"/>
            <w:right w:val="none" w:sz="0" w:space="0" w:color="auto"/>
          </w:divBdr>
        </w:div>
        <w:div w:id="1857766324">
          <w:marLeft w:val="0"/>
          <w:marRight w:val="0"/>
          <w:marTop w:val="0"/>
          <w:marBottom w:val="0"/>
          <w:divBdr>
            <w:top w:val="none" w:sz="0" w:space="0" w:color="auto"/>
            <w:left w:val="none" w:sz="0" w:space="0" w:color="auto"/>
            <w:bottom w:val="none" w:sz="0" w:space="0" w:color="auto"/>
            <w:right w:val="none" w:sz="0" w:space="0" w:color="auto"/>
          </w:divBdr>
        </w:div>
        <w:div w:id="1908564286">
          <w:marLeft w:val="0"/>
          <w:marRight w:val="0"/>
          <w:marTop w:val="0"/>
          <w:marBottom w:val="0"/>
          <w:divBdr>
            <w:top w:val="none" w:sz="0" w:space="0" w:color="auto"/>
            <w:left w:val="none" w:sz="0" w:space="0" w:color="auto"/>
            <w:bottom w:val="none" w:sz="0" w:space="0" w:color="auto"/>
            <w:right w:val="none" w:sz="0" w:space="0" w:color="auto"/>
          </w:divBdr>
        </w:div>
        <w:div w:id="539248335">
          <w:marLeft w:val="0"/>
          <w:marRight w:val="0"/>
          <w:marTop w:val="0"/>
          <w:marBottom w:val="0"/>
          <w:divBdr>
            <w:top w:val="none" w:sz="0" w:space="0" w:color="auto"/>
            <w:left w:val="none" w:sz="0" w:space="0" w:color="auto"/>
            <w:bottom w:val="none" w:sz="0" w:space="0" w:color="auto"/>
            <w:right w:val="none" w:sz="0" w:space="0" w:color="auto"/>
          </w:divBdr>
        </w:div>
        <w:div w:id="25256016">
          <w:marLeft w:val="0"/>
          <w:marRight w:val="0"/>
          <w:marTop w:val="0"/>
          <w:marBottom w:val="0"/>
          <w:divBdr>
            <w:top w:val="none" w:sz="0" w:space="0" w:color="auto"/>
            <w:left w:val="none" w:sz="0" w:space="0" w:color="auto"/>
            <w:bottom w:val="none" w:sz="0" w:space="0" w:color="auto"/>
            <w:right w:val="none" w:sz="0" w:space="0" w:color="auto"/>
          </w:divBdr>
        </w:div>
        <w:div w:id="1959023071">
          <w:marLeft w:val="0"/>
          <w:marRight w:val="0"/>
          <w:marTop w:val="0"/>
          <w:marBottom w:val="0"/>
          <w:divBdr>
            <w:top w:val="none" w:sz="0" w:space="0" w:color="auto"/>
            <w:left w:val="none" w:sz="0" w:space="0" w:color="auto"/>
            <w:bottom w:val="none" w:sz="0" w:space="0" w:color="auto"/>
            <w:right w:val="none" w:sz="0" w:space="0" w:color="auto"/>
          </w:divBdr>
        </w:div>
        <w:div w:id="113259083">
          <w:marLeft w:val="0"/>
          <w:marRight w:val="0"/>
          <w:marTop w:val="0"/>
          <w:marBottom w:val="0"/>
          <w:divBdr>
            <w:top w:val="none" w:sz="0" w:space="0" w:color="auto"/>
            <w:left w:val="none" w:sz="0" w:space="0" w:color="auto"/>
            <w:bottom w:val="none" w:sz="0" w:space="0" w:color="auto"/>
            <w:right w:val="none" w:sz="0" w:space="0" w:color="auto"/>
          </w:divBdr>
        </w:div>
        <w:div w:id="38289312">
          <w:marLeft w:val="0"/>
          <w:marRight w:val="0"/>
          <w:marTop w:val="0"/>
          <w:marBottom w:val="0"/>
          <w:divBdr>
            <w:top w:val="none" w:sz="0" w:space="0" w:color="auto"/>
            <w:left w:val="none" w:sz="0" w:space="0" w:color="auto"/>
            <w:bottom w:val="none" w:sz="0" w:space="0" w:color="auto"/>
            <w:right w:val="none" w:sz="0" w:space="0" w:color="auto"/>
          </w:divBdr>
        </w:div>
        <w:div w:id="1892840596">
          <w:marLeft w:val="0"/>
          <w:marRight w:val="0"/>
          <w:marTop w:val="0"/>
          <w:marBottom w:val="0"/>
          <w:divBdr>
            <w:top w:val="none" w:sz="0" w:space="0" w:color="auto"/>
            <w:left w:val="none" w:sz="0" w:space="0" w:color="auto"/>
            <w:bottom w:val="none" w:sz="0" w:space="0" w:color="auto"/>
            <w:right w:val="none" w:sz="0" w:space="0" w:color="auto"/>
          </w:divBdr>
        </w:div>
        <w:div w:id="1849172149">
          <w:marLeft w:val="0"/>
          <w:marRight w:val="0"/>
          <w:marTop w:val="0"/>
          <w:marBottom w:val="0"/>
          <w:divBdr>
            <w:top w:val="none" w:sz="0" w:space="0" w:color="auto"/>
            <w:left w:val="none" w:sz="0" w:space="0" w:color="auto"/>
            <w:bottom w:val="none" w:sz="0" w:space="0" w:color="auto"/>
            <w:right w:val="none" w:sz="0" w:space="0" w:color="auto"/>
          </w:divBdr>
        </w:div>
        <w:div w:id="1061515903">
          <w:marLeft w:val="0"/>
          <w:marRight w:val="0"/>
          <w:marTop w:val="0"/>
          <w:marBottom w:val="0"/>
          <w:divBdr>
            <w:top w:val="none" w:sz="0" w:space="0" w:color="auto"/>
            <w:left w:val="none" w:sz="0" w:space="0" w:color="auto"/>
            <w:bottom w:val="none" w:sz="0" w:space="0" w:color="auto"/>
            <w:right w:val="none" w:sz="0" w:space="0" w:color="auto"/>
          </w:divBdr>
        </w:div>
        <w:div w:id="274092925">
          <w:marLeft w:val="0"/>
          <w:marRight w:val="0"/>
          <w:marTop w:val="0"/>
          <w:marBottom w:val="0"/>
          <w:divBdr>
            <w:top w:val="none" w:sz="0" w:space="0" w:color="auto"/>
            <w:left w:val="none" w:sz="0" w:space="0" w:color="auto"/>
            <w:bottom w:val="none" w:sz="0" w:space="0" w:color="auto"/>
            <w:right w:val="none" w:sz="0" w:space="0" w:color="auto"/>
          </w:divBdr>
        </w:div>
        <w:div w:id="103615754">
          <w:marLeft w:val="0"/>
          <w:marRight w:val="0"/>
          <w:marTop w:val="0"/>
          <w:marBottom w:val="0"/>
          <w:divBdr>
            <w:top w:val="none" w:sz="0" w:space="0" w:color="auto"/>
            <w:left w:val="none" w:sz="0" w:space="0" w:color="auto"/>
            <w:bottom w:val="none" w:sz="0" w:space="0" w:color="auto"/>
            <w:right w:val="none" w:sz="0" w:space="0" w:color="auto"/>
          </w:divBdr>
        </w:div>
        <w:div w:id="1267883329">
          <w:marLeft w:val="0"/>
          <w:marRight w:val="0"/>
          <w:marTop w:val="0"/>
          <w:marBottom w:val="0"/>
          <w:divBdr>
            <w:top w:val="none" w:sz="0" w:space="0" w:color="auto"/>
            <w:left w:val="none" w:sz="0" w:space="0" w:color="auto"/>
            <w:bottom w:val="none" w:sz="0" w:space="0" w:color="auto"/>
            <w:right w:val="none" w:sz="0" w:space="0" w:color="auto"/>
          </w:divBdr>
        </w:div>
        <w:div w:id="463810714">
          <w:marLeft w:val="0"/>
          <w:marRight w:val="0"/>
          <w:marTop w:val="0"/>
          <w:marBottom w:val="0"/>
          <w:divBdr>
            <w:top w:val="none" w:sz="0" w:space="0" w:color="auto"/>
            <w:left w:val="none" w:sz="0" w:space="0" w:color="auto"/>
            <w:bottom w:val="none" w:sz="0" w:space="0" w:color="auto"/>
            <w:right w:val="none" w:sz="0" w:space="0" w:color="auto"/>
          </w:divBdr>
        </w:div>
        <w:div w:id="152767458">
          <w:marLeft w:val="0"/>
          <w:marRight w:val="0"/>
          <w:marTop w:val="0"/>
          <w:marBottom w:val="0"/>
          <w:divBdr>
            <w:top w:val="none" w:sz="0" w:space="0" w:color="auto"/>
            <w:left w:val="none" w:sz="0" w:space="0" w:color="auto"/>
            <w:bottom w:val="none" w:sz="0" w:space="0" w:color="auto"/>
            <w:right w:val="none" w:sz="0" w:space="0" w:color="auto"/>
          </w:divBdr>
        </w:div>
        <w:div w:id="2031757743">
          <w:marLeft w:val="0"/>
          <w:marRight w:val="0"/>
          <w:marTop w:val="0"/>
          <w:marBottom w:val="0"/>
          <w:divBdr>
            <w:top w:val="none" w:sz="0" w:space="0" w:color="auto"/>
            <w:left w:val="none" w:sz="0" w:space="0" w:color="auto"/>
            <w:bottom w:val="none" w:sz="0" w:space="0" w:color="auto"/>
            <w:right w:val="none" w:sz="0" w:space="0" w:color="auto"/>
          </w:divBdr>
        </w:div>
        <w:div w:id="949431141">
          <w:marLeft w:val="0"/>
          <w:marRight w:val="0"/>
          <w:marTop w:val="0"/>
          <w:marBottom w:val="0"/>
          <w:divBdr>
            <w:top w:val="none" w:sz="0" w:space="0" w:color="auto"/>
            <w:left w:val="none" w:sz="0" w:space="0" w:color="auto"/>
            <w:bottom w:val="none" w:sz="0" w:space="0" w:color="auto"/>
            <w:right w:val="none" w:sz="0" w:space="0" w:color="auto"/>
          </w:divBdr>
        </w:div>
        <w:div w:id="1359547314">
          <w:marLeft w:val="0"/>
          <w:marRight w:val="0"/>
          <w:marTop w:val="0"/>
          <w:marBottom w:val="0"/>
          <w:divBdr>
            <w:top w:val="none" w:sz="0" w:space="0" w:color="auto"/>
            <w:left w:val="none" w:sz="0" w:space="0" w:color="auto"/>
            <w:bottom w:val="none" w:sz="0" w:space="0" w:color="auto"/>
            <w:right w:val="none" w:sz="0" w:space="0" w:color="auto"/>
          </w:divBdr>
        </w:div>
        <w:div w:id="1195580212">
          <w:marLeft w:val="0"/>
          <w:marRight w:val="0"/>
          <w:marTop w:val="0"/>
          <w:marBottom w:val="0"/>
          <w:divBdr>
            <w:top w:val="none" w:sz="0" w:space="0" w:color="auto"/>
            <w:left w:val="none" w:sz="0" w:space="0" w:color="auto"/>
            <w:bottom w:val="none" w:sz="0" w:space="0" w:color="auto"/>
            <w:right w:val="none" w:sz="0" w:space="0" w:color="auto"/>
          </w:divBdr>
        </w:div>
        <w:div w:id="436025430">
          <w:marLeft w:val="0"/>
          <w:marRight w:val="0"/>
          <w:marTop w:val="0"/>
          <w:marBottom w:val="0"/>
          <w:divBdr>
            <w:top w:val="none" w:sz="0" w:space="0" w:color="auto"/>
            <w:left w:val="none" w:sz="0" w:space="0" w:color="auto"/>
            <w:bottom w:val="none" w:sz="0" w:space="0" w:color="auto"/>
            <w:right w:val="none" w:sz="0" w:space="0" w:color="auto"/>
          </w:divBdr>
        </w:div>
        <w:div w:id="1199313089">
          <w:marLeft w:val="0"/>
          <w:marRight w:val="0"/>
          <w:marTop w:val="0"/>
          <w:marBottom w:val="0"/>
          <w:divBdr>
            <w:top w:val="none" w:sz="0" w:space="0" w:color="auto"/>
            <w:left w:val="none" w:sz="0" w:space="0" w:color="auto"/>
            <w:bottom w:val="none" w:sz="0" w:space="0" w:color="auto"/>
            <w:right w:val="none" w:sz="0" w:space="0" w:color="auto"/>
          </w:divBdr>
        </w:div>
        <w:div w:id="1228608054">
          <w:marLeft w:val="0"/>
          <w:marRight w:val="0"/>
          <w:marTop w:val="0"/>
          <w:marBottom w:val="0"/>
          <w:divBdr>
            <w:top w:val="none" w:sz="0" w:space="0" w:color="auto"/>
            <w:left w:val="none" w:sz="0" w:space="0" w:color="auto"/>
            <w:bottom w:val="none" w:sz="0" w:space="0" w:color="auto"/>
            <w:right w:val="none" w:sz="0" w:space="0" w:color="auto"/>
          </w:divBdr>
        </w:div>
        <w:div w:id="719019950">
          <w:marLeft w:val="0"/>
          <w:marRight w:val="0"/>
          <w:marTop w:val="0"/>
          <w:marBottom w:val="0"/>
          <w:divBdr>
            <w:top w:val="none" w:sz="0" w:space="0" w:color="auto"/>
            <w:left w:val="none" w:sz="0" w:space="0" w:color="auto"/>
            <w:bottom w:val="none" w:sz="0" w:space="0" w:color="auto"/>
            <w:right w:val="none" w:sz="0" w:space="0" w:color="auto"/>
          </w:divBdr>
        </w:div>
        <w:div w:id="951134054">
          <w:marLeft w:val="0"/>
          <w:marRight w:val="0"/>
          <w:marTop w:val="0"/>
          <w:marBottom w:val="0"/>
          <w:divBdr>
            <w:top w:val="none" w:sz="0" w:space="0" w:color="auto"/>
            <w:left w:val="none" w:sz="0" w:space="0" w:color="auto"/>
            <w:bottom w:val="none" w:sz="0" w:space="0" w:color="auto"/>
            <w:right w:val="none" w:sz="0" w:space="0" w:color="auto"/>
          </w:divBdr>
        </w:div>
        <w:div w:id="59138709">
          <w:marLeft w:val="0"/>
          <w:marRight w:val="0"/>
          <w:marTop w:val="0"/>
          <w:marBottom w:val="0"/>
          <w:divBdr>
            <w:top w:val="none" w:sz="0" w:space="0" w:color="auto"/>
            <w:left w:val="none" w:sz="0" w:space="0" w:color="auto"/>
            <w:bottom w:val="none" w:sz="0" w:space="0" w:color="auto"/>
            <w:right w:val="none" w:sz="0" w:space="0" w:color="auto"/>
          </w:divBdr>
        </w:div>
        <w:div w:id="595402500">
          <w:marLeft w:val="0"/>
          <w:marRight w:val="0"/>
          <w:marTop w:val="0"/>
          <w:marBottom w:val="0"/>
          <w:divBdr>
            <w:top w:val="none" w:sz="0" w:space="0" w:color="auto"/>
            <w:left w:val="none" w:sz="0" w:space="0" w:color="auto"/>
            <w:bottom w:val="none" w:sz="0" w:space="0" w:color="auto"/>
            <w:right w:val="none" w:sz="0" w:space="0" w:color="auto"/>
          </w:divBdr>
        </w:div>
        <w:div w:id="1840539934">
          <w:marLeft w:val="0"/>
          <w:marRight w:val="0"/>
          <w:marTop w:val="0"/>
          <w:marBottom w:val="0"/>
          <w:divBdr>
            <w:top w:val="none" w:sz="0" w:space="0" w:color="auto"/>
            <w:left w:val="none" w:sz="0" w:space="0" w:color="auto"/>
            <w:bottom w:val="none" w:sz="0" w:space="0" w:color="auto"/>
            <w:right w:val="none" w:sz="0" w:space="0" w:color="auto"/>
          </w:divBdr>
        </w:div>
        <w:div w:id="1506705101">
          <w:marLeft w:val="0"/>
          <w:marRight w:val="0"/>
          <w:marTop w:val="0"/>
          <w:marBottom w:val="0"/>
          <w:divBdr>
            <w:top w:val="none" w:sz="0" w:space="0" w:color="auto"/>
            <w:left w:val="none" w:sz="0" w:space="0" w:color="auto"/>
            <w:bottom w:val="none" w:sz="0" w:space="0" w:color="auto"/>
            <w:right w:val="none" w:sz="0" w:space="0" w:color="auto"/>
          </w:divBdr>
        </w:div>
        <w:div w:id="582224854">
          <w:marLeft w:val="0"/>
          <w:marRight w:val="0"/>
          <w:marTop w:val="0"/>
          <w:marBottom w:val="0"/>
          <w:divBdr>
            <w:top w:val="none" w:sz="0" w:space="0" w:color="auto"/>
            <w:left w:val="none" w:sz="0" w:space="0" w:color="auto"/>
            <w:bottom w:val="none" w:sz="0" w:space="0" w:color="auto"/>
            <w:right w:val="none" w:sz="0" w:space="0" w:color="auto"/>
          </w:divBdr>
        </w:div>
        <w:div w:id="703600419">
          <w:marLeft w:val="0"/>
          <w:marRight w:val="0"/>
          <w:marTop w:val="0"/>
          <w:marBottom w:val="0"/>
          <w:divBdr>
            <w:top w:val="none" w:sz="0" w:space="0" w:color="auto"/>
            <w:left w:val="none" w:sz="0" w:space="0" w:color="auto"/>
            <w:bottom w:val="none" w:sz="0" w:space="0" w:color="auto"/>
            <w:right w:val="none" w:sz="0" w:space="0" w:color="auto"/>
          </w:divBdr>
        </w:div>
        <w:div w:id="821166361">
          <w:marLeft w:val="0"/>
          <w:marRight w:val="0"/>
          <w:marTop w:val="0"/>
          <w:marBottom w:val="0"/>
          <w:divBdr>
            <w:top w:val="none" w:sz="0" w:space="0" w:color="auto"/>
            <w:left w:val="none" w:sz="0" w:space="0" w:color="auto"/>
            <w:bottom w:val="none" w:sz="0" w:space="0" w:color="auto"/>
            <w:right w:val="none" w:sz="0" w:space="0" w:color="auto"/>
          </w:divBdr>
        </w:div>
        <w:div w:id="928659043">
          <w:marLeft w:val="0"/>
          <w:marRight w:val="0"/>
          <w:marTop w:val="0"/>
          <w:marBottom w:val="0"/>
          <w:divBdr>
            <w:top w:val="none" w:sz="0" w:space="0" w:color="auto"/>
            <w:left w:val="none" w:sz="0" w:space="0" w:color="auto"/>
            <w:bottom w:val="none" w:sz="0" w:space="0" w:color="auto"/>
            <w:right w:val="none" w:sz="0" w:space="0" w:color="auto"/>
          </w:divBdr>
        </w:div>
        <w:div w:id="77292055">
          <w:marLeft w:val="0"/>
          <w:marRight w:val="0"/>
          <w:marTop w:val="0"/>
          <w:marBottom w:val="0"/>
          <w:divBdr>
            <w:top w:val="none" w:sz="0" w:space="0" w:color="auto"/>
            <w:left w:val="none" w:sz="0" w:space="0" w:color="auto"/>
            <w:bottom w:val="none" w:sz="0" w:space="0" w:color="auto"/>
            <w:right w:val="none" w:sz="0" w:space="0" w:color="auto"/>
          </w:divBdr>
        </w:div>
        <w:div w:id="839849728">
          <w:marLeft w:val="0"/>
          <w:marRight w:val="0"/>
          <w:marTop w:val="0"/>
          <w:marBottom w:val="0"/>
          <w:divBdr>
            <w:top w:val="none" w:sz="0" w:space="0" w:color="auto"/>
            <w:left w:val="none" w:sz="0" w:space="0" w:color="auto"/>
            <w:bottom w:val="none" w:sz="0" w:space="0" w:color="auto"/>
            <w:right w:val="none" w:sz="0" w:space="0" w:color="auto"/>
          </w:divBdr>
        </w:div>
        <w:div w:id="1814056361">
          <w:marLeft w:val="0"/>
          <w:marRight w:val="0"/>
          <w:marTop w:val="0"/>
          <w:marBottom w:val="0"/>
          <w:divBdr>
            <w:top w:val="none" w:sz="0" w:space="0" w:color="auto"/>
            <w:left w:val="none" w:sz="0" w:space="0" w:color="auto"/>
            <w:bottom w:val="none" w:sz="0" w:space="0" w:color="auto"/>
            <w:right w:val="none" w:sz="0" w:space="0" w:color="auto"/>
          </w:divBdr>
        </w:div>
        <w:div w:id="1692411609">
          <w:marLeft w:val="0"/>
          <w:marRight w:val="0"/>
          <w:marTop w:val="0"/>
          <w:marBottom w:val="0"/>
          <w:divBdr>
            <w:top w:val="none" w:sz="0" w:space="0" w:color="auto"/>
            <w:left w:val="none" w:sz="0" w:space="0" w:color="auto"/>
            <w:bottom w:val="none" w:sz="0" w:space="0" w:color="auto"/>
            <w:right w:val="none" w:sz="0" w:space="0" w:color="auto"/>
          </w:divBdr>
        </w:div>
        <w:div w:id="1579093724">
          <w:marLeft w:val="0"/>
          <w:marRight w:val="0"/>
          <w:marTop w:val="0"/>
          <w:marBottom w:val="0"/>
          <w:divBdr>
            <w:top w:val="none" w:sz="0" w:space="0" w:color="auto"/>
            <w:left w:val="none" w:sz="0" w:space="0" w:color="auto"/>
            <w:bottom w:val="none" w:sz="0" w:space="0" w:color="auto"/>
            <w:right w:val="none" w:sz="0" w:space="0" w:color="auto"/>
          </w:divBdr>
        </w:div>
        <w:div w:id="642127744">
          <w:marLeft w:val="0"/>
          <w:marRight w:val="0"/>
          <w:marTop w:val="0"/>
          <w:marBottom w:val="0"/>
          <w:divBdr>
            <w:top w:val="none" w:sz="0" w:space="0" w:color="auto"/>
            <w:left w:val="none" w:sz="0" w:space="0" w:color="auto"/>
            <w:bottom w:val="none" w:sz="0" w:space="0" w:color="auto"/>
            <w:right w:val="none" w:sz="0" w:space="0" w:color="auto"/>
          </w:divBdr>
        </w:div>
        <w:div w:id="336619995">
          <w:marLeft w:val="0"/>
          <w:marRight w:val="0"/>
          <w:marTop w:val="0"/>
          <w:marBottom w:val="0"/>
          <w:divBdr>
            <w:top w:val="none" w:sz="0" w:space="0" w:color="auto"/>
            <w:left w:val="none" w:sz="0" w:space="0" w:color="auto"/>
            <w:bottom w:val="none" w:sz="0" w:space="0" w:color="auto"/>
            <w:right w:val="none" w:sz="0" w:space="0" w:color="auto"/>
          </w:divBdr>
        </w:div>
        <w:div w:id="697438319">
          <w:marLeft w:val="0"/>
          <w:marRight w:val="0"/>
          <w:marTop w:val="0"/>
          <w:marBottom w:val="0"/>
          <w:divBdr>
            <w:top w:val="none" w:sz="0" w:space="0" w:color="auto"/>
            <w:left w:val="none" w:sz="0" w:space="0" w:color="auto"/>
            <w:bottom w:val="none" w:sz="0" w:space="0" w:color="auto"/>
            <w:right w:val="none" w:sz="0" w:space="0" w:color="auto"/>
          </w:divBdr>
        </w:div>
        <w:div w:id="1874731241">
          <w:marLeft w:val="0"/>
          <w:marRight w:val="0"/>
          <w:marTop w:val="0"/>
          <w:marBottom w:val="0"/>
          <w:divBdr>
            <w:top w:val="none" w:sz="0" w:space="0" w:color="auto"/>
            <w:left w:val="none" w:sz="0" w:space="0" w:color="auto"/>
            <w:bottom w:val="none" w:sz="0" w:space="0" w:color="auto"/>
            <w:right w:val="none" w:sz="0" w:space="0" w:color="auto"/>
          </w:divBdr>
        </w:div>
        <w:div w:id="736168368">
          <w:marLeft w:val="0"/>
          <w:marRight w:val="0"/>
          <w:marTop w:val="0"/>
          <w:marBottom w:val="0"/>
          <w:divBdr>
            <w:top w:val="none" w:sz="0" w:space="0" w:color="auto"/>
            <w:left w:val="none" w:sz="0" w:space="0" w:color="auto"/>
            <w:bottom w:val="none" w:sz="0" w:space="0" w:color="auto"/>
            <w:right w:val="none" w:sz="0" w:space="0" w:color="auto"/>
          </w:divBdr>
        </w:div>
        <w:div w:id="936517687">
          <w:marLeft w:val="0"/>
          <w:marRight w:val="0"/>
          <w:marTop w:val="0"/>
          <w:marBottom w:val="0"/>
          <w:divBdr>
            <w:top w:val="none" w:sz="0" w:space="0" w:color="auto"/>
            <w:left w:val="none" w:sz="0" w:space="0" w:color="auto"/>
            <w:bottom w:val="none" w:sz="0" w:space="0" w:color="auto"/>
            <w:right w:val="none" w:sz="0" w:space="0" w:color="auto"/>
          </w:divBdr>
        </w:div>
        <w:div w:id="2104447467">
          <w:marLeft w:val="0"/>
          <w:marRight w:val="0"/>
          <w:marTop w:val="0"/>
          <w:marBottom w:val="0"/>
          <w:divBdr>
            <w:top w:val="none" w:sz="0" w:space="0" w:color="auto"/>
            <w:left w:val="none" w:sz="0" w:space="0" w:color="auto"/>
            <w:bottom w:val="none" w:sz="0" w:space="0" w:color="auto"/>
            <w:right w:val="none" w:sz="0" w:space="0" w:color="auto"/>
          </w:divBdr>
        </w:div>
        <w:div w:id="1358191003">
          <w:marLeft w:val="0"/>
          <w:marRight w:val="0"/>
          <w:marTop w:val="0"/>
          <w:marBottom w:val="0"/>
          <w:divBdr>
            <w:top w:val="none" w:sz="0" w:space="0" w:color="auto"/>
            <w:left w:val="none" w:sz="0" w:space="0" w:color="auto"/>
            <w:bottom w:val="none" w:sz="0" w:space="0" w:color="auto"/>
            <w:right w:val="none" w:sz="0" w:space="0" w:color="auto"/>
          </w:divBdr>
        </w:div>
        <w:div w:id="1032419830">
          <w:marLeft w:val="0"/>
          <w:marRight w:val="0"/>
          <w:marTop w:val="0"/>
          <w:marBottom w:val="0"/>
          <w:divBdr>
            <w:top w:val="none" w:sz="0" w:space="0" w:color="auto"/>
            <w:left w:val="none" w:sz="0" w:space="0" w:color="auto"/>
            <w:bottom w:val="none" w:sz="0" w:space="0" w:color="auto"/>
            <w:right w:val="none" w:sz="0" w:space="0" w:color="auto"/>
          </w:divBdr>
        </w:div>
        <w:div w:id="251935599">
          <w:marLeft w:val="0"/>
          <w:marRight w:val="0"/>
          <w:marTop w:val="0"/>
          <w:marBottom w:val="0"/>
          <w:divBdr>
            <w:top w:val="none" w:sz="0" w:space="0" w:color="auto"/>
            <w:left w:val="none" w:sz="0" w:space="0" w:color="auto"/>
            <w:bottom w:val="none" w:sz="0" w:space="0" w:color="auto"/>
            <w:right w:val="none" w:sz="0" w:space="0" w:color="auto"/>
          </w:divBdr>
        </w:div>
        <w:div w:id="1021668275">
          <w:marLeft w:val="0"/>
          <w:marRight w:val="0"/>
          <w:marTop w:val="0"/>
          <w:marBottom w:val="0"/>
          <w:divBdr>
            <w:top w:val="none" w:sz="0" w:space="0" w:color="auto"/>
            <w:left w:val="none" w:sz="0" w:space="0" w:color="auto"/>
            <w:bottom w:val="none" w:sz="0" w:space="0" w:color="auto"/>
            <w:right w:val="none" w:sz="0" w:space="0" w:color="auto"/>
          </w:divBdr>
        </w:div>
        <w:div w:id="1414470696">
          <w:marLeft w:val="0"/>
          <w:marRight w:val="0"/>
          <w:marTop w:val="0"/>
          <w:marBottom w:val="0"/>
          <w:divBdr>
            <w:top w:val="none" w:sz="0" w:space="0" w:color="auto"/>
            <w:left w:val="none" w:sz="0" w:space="0" w:color="auto"/>
            <w:bottom w:val="none" w:sz="0" w:space="0" w:color="auto"/>
            <w:right w:val="none" w:sz="0" w:space="0" w:color="auto"/>
          </w:divBdr>
        </w:div>
        <w:div w:id="1130436388">
          <w:marLeft w:val="0"/>
          <w:marRight w:val="0"/>
          <w:marTop w:val="0"/>
          <w:marBottom w:val="0"/>
          <w:divBdr>
            <w:top w:val="none" w:sz="0" w:space="0" w:color="auto"/>
            <w:left w:val="none" w:sz="0" w:space="0" w:color="auto"/>
            <w:bottom w:val="none" w:sz="0" w:space="0" w:color="auto"/>
            <w:right w:val="none" w:sz="0" w:space="0" w:color="auto"/>
          </w:divBdr>
        </w:div>
        <w:div w:id="1172451185">
          <w:marLeft w:val="0"/>
          <w:marRight w:val="0"/>
          <w:marTop w:val="0"/>
          <w:marBottom w:val="0"/>
          <w:divBdr>
            <w:top w:val="none" w:sz="0" w:space="0" w:color="auto"/>
            <w:left w:val="none" w:sz="0" w:space="0" w:color="auto"/>
            <w:bottom w:val="none" w:sz="0" w:space="0" w:color="auto"/>
            <w:right w:val="none" w:sz="0" w:space="0" w:color="auto"/>
          </w:divBdr>
        </w:div>
        <w:div w:id="487404563">
          <w:marLeft w:val="0"/>
          <w:marRight w:val="0"/>
          <w:marTop w:val="0"/>
          <w:marBottom w:val="0"/>
          <w:divBdr>
            <w:top w:val="none" w:sz="0" w:space="0" w:color="auto"/>
            <w:left w:val="none" w:sz="0" w:space="0" w:color="auto"/>
            <w:bottom w:val="none" w:sz="0" w:space="0" w:color="auto"/>
            <w:right w:val="none" w:sz="0" w:space="0" w:color="auto"/>
          </w:divBdr>
        </w:div>
        <w:div w:id="1383870590">
          <w:marLeft w:val="0"/>
          <w:marRight w:val="0"/>
          <w:marTop w:val="0"/>
          <w:marBottom w:val="0"/>
          <w:divBdr>
            <w:top w:val="none" w:sz="0" w:space="0" w:color="auto"/>
            <w:left w:val="none" w:sz="0" w:space="0" w:color="auto"/>
            <w:bottom w:val="none" w:sz="0" w:space="0" w:color="auto"/>
            <w:right w:val="none" w:sz="0" w:space="0" w:color="auto"/>
          </w:divBdr>
        </w:div>
        <w:div w:id="1461532919">
          <w:marLeft w:val="0"/>
          <w:marRight w:val="0"/>
          <w:marTop w:val="0"/>
          <w:marBottom w:val="0"/>
          <w:divBdr>
            <w:top w:val="none" w:sz="0" w:space="0" w:color="auto"/>
            <w:left w:val="none" w:sz="0" w:space="0" w:color="auto"/>
            <w:bottom w:val="none" w:sz="0" w:space="0" w:color="auto"/>
            <w:right w:val="none" w:sz="0" w:space="0" w:color="auto"/>
          </w:divBdr>
        </w:div>
        <w:div w:id="111244818">
          <w:marLeft w:val="0"/>
          <w:marRight w:val="0"/>
          <w:marTop w:val="0"/>
          <w:marBottom w:val="0"/>
          <w:divBdr>
            <w:top w:val="none" w:sz="0" w:space="0" w:color="auto"/>
            <w:left w:val="none" w:sz="0" w:space="0" w:color="auto"/>
            <w:bottom w:val="none" w:sz="0" w:space="0" w:color="auto"/>
            <w:right w:val="none" w:sz="0" w:space="0" w:color="auto"/>
          </w:divBdr>
        </w:div>
        <w:div w:id="770590062">
          <w:marLeft w:val="0"/>
          <w:marRight w:val="0"/>
          <w:marTop w:val="0"/>
          <w:marBottom w:val="0"/>
          <w:divBdr>
            <w:top w:val="none" w:sz="0" w:space="0" w:color="auto"/>
            <w:left w:val="none" w:sz="0" w:space="0" w:color="auto"/>
            <w:bottom w:val="none" w:sz="0" w:space="0" w:color="auto"/>
            <w:right w:val="none" w:sz="0" w:space="0" w:color="auto"/>
          </w:divBdr>
        </w:div>
        <w:div w:id="746079569">
          <w:marLeft w:val="0"/>
          <w:marRight w:val="0"/>
          <w:marTop w:val="0"/>
          <w:marBottom w:val="0"/>
          <w:divBdr>
            <w:top w:val="none" w:sz="0" w:space="0" w:color="auto"/>
            <w:left w:val="none" w:sz="0" w:space="0" w:color="auto"/>
            <w:bottom w:val="none" w:sz="0" w:space="0" w:color="auto"/>
            <w:right w:val="none" w:sz="0" w:space="0" w:color="auto"/>
          </w:divBdr>
        </w:div>
        <w:div w:id="1074283889">
          <w:marLeft w:val="0"/>
          <w:marRight w:val="0"/>
          <w:marTop w:val="0"/>
          <w:marBottom w:val="0"/>
          <w:divBdr>
            <w:top w:val="none" w:sz="0" w:space="0" w:color="auto"/>
            <w:left w:val="none" w:sz="0" w:space="0" w:color="auto"/>
            <w:bottom w:val="none" w:sz="0" w:space="0" w:color="auto"/>
            <w:right w:val="none" w:sz="0" w:space="0" w:color="auto"/>
          </w:divBdr>
        </w:div>
        <w:div w:id="504249930">
          <w:marLeft w:val="0"/>
          <w:marRight w:val="0"/>
          <w:marTop w:val="0"/>
          <w:marBottom w:val="0"/>
          <w:divBdr>
            <w:top w:val="none" w:sz="0" w:space="0" w:color="auto"/>
            <w:left w:val="none" w:sz="0" w:space="0" w:color="auto"/>
            <w:bottom w:val="none" w:sz="0" w:space="0" w:color="auto"/>
            <w:right w:val="none" w:sz="0" w:space="0" w:color="auto"/>
          </w:divBdr>
        </w:div>
        <w:div w:id="1104962297">
          <w:marLeft w:val="0"/>
          <w:marRight w:val="0"/>
          <w:marTop w:val="0"/>
          <w:marBottom w:val="0"/>
          <w:divBdr>
            <w:top w:val="none" w:sz="0" w:space="0" w:color="auto"/>
            <w:left w:val="none" w:sz="0" w:space="0" w:color="auto"/>
            <w:bottom w:val="none" w:sz="0" w:space="0" w:color="auto"/>
            <w:right w:val="none" w:sz="0" w:space="0" w:color="auto"/>
          </w:divBdr>
        </w:div>
        <w:div w:id="375080470">
          <w:marLeft w:val="0"/>
          <w:marRight w:val="0"/>
          <w:marTop w:val="0"/>
          <w:marBottom w:val="0"/>
          <w:divBdr>
            <w:top w:val="none" w:sz="0" w:space="0" w:color="auto"/>
            <w:left w:val="none" w:sz="0" w:space="0" w:color="auto"/>
            <w:bottom w:val="none" w:sz="0" w:space="0" w:color="auto"/>
            <w:right w:val="none" w:sz="0" w:space="0" w:color="auto"/>
          </w:divBdr>
        </w:div>
        <w:div w:id="1150826806">
          <w:marLeft w:val="0"/>
          <w:marRight w:val="0"/>
          <w:marTop w:val="0"/>
          <w:marBottom w:val="0"/>
          <w:divBdr>
            <w:top w:val="none" w:sz="0" w:space="0" w:color="auto"/>
            <w:left w:val="none" w:sz="0" w:space="0" w:color="auto"/>
            <w:bottom w:val="none" w:sz="0" w:space="0" w:color="auto"/>
            <w:right w:val="none" w:sz="0" w:space="0" w:color="auto"/>
          </w:divBdr>
        </w:div>
        <w:div w:id="1470317103">
          <w:marLeft w:val="0"/>
          <w:marRight w:val="0"/>
          <w:marTop w:val="0"/>
          <w:marBottom w:val="0"/>
          <w:divBdr>
            <w:top w:val="none" w:sz="0" w:space="0" w:color="auto"/>
            <w:left w:val="none" w:sz="0" w:space="0" w:color="auto"/>
            <w:bottom w:val="none" w:sz="0" w:space="0" w:color="auto"/>
            <w:right w:val="none" w:sz="0" w:space="0" w:color="auto"/>
          </w:divBdr>
        </w:div>
        <w:div w:id="430591067">
          <w:marLeft w:val="0"/>
          <w:marRight w:val="0"/>
          <w:marTop w:val="0"/>
          <w:marBottom w:val="0"/>
          <w:divBdr>
            <w:top w:val="none" w:sz="0" w:space="0" w:color="auto"/>
            <w:left w:val="none" w:sz="0" w:space="0" w:color="auto"/>
            <w:bottom w:val="none" w:sz="0" w:space="0" w:color="auto"/>
            <w:right w:val="none" w:sz="0" w:space="0" w:color="auto"/>
          </w:divBdr>
        </w:div>
        <w:div w:id="1337883617">
          <w:marLeft w:val="0"/>
          <w:marRight w:val="0"/>
          <w:marTop w:val="0"/>
          <w:marBottom w:val="0"/>
          <w:divBdr>
            <w:top w:val="none" w:sz="0" w:space="0" w:color="auto"/>
            <w:left w:val="none" w:sz="0" w:space="0" w:color="auto"/>
            <w:bottom w:val="none" w:sz="0" w:space="0" w:color="auto"/>
            <w:right w:val="none" w:sz="0" w:space="0" w:color="auto"/>
          </w:divBdr>
        </w:div>
        <w:div w:id="450704426">
          <w:marLeft w:val="0"/>
          <w:marRight w:val="0"/>
          <w:marTop w:val="0"/>
          <w:marBottom w:val="0"/>
          <w:divBdr>
            <w:top w:val="none" w:sz="0" w:space="0" w:color="auto"/>
            <w:left w:val="none" w:sz="0" w:space="0" w:color="auto"/>
            <w:bottom w:val="none" w:sz="0" w:space="0" w:color="auto"/>
            <w:right w:val="none" w:sz="0" w:space="0" w:color="auto"/>
          </w:divBdr>
        </w:div>
        <w:div w:id="877745759">
          <w:marLeft w:val="0"/>
          <w:marRight w:val="0"/>
          <w:marTop w:val="0"/>
          <w:marBottom w:val="0"/>
          <w:divBdr>
            <w:top w:val="none" w:sz="0" w:space="0" w:color="auto"/>
            <w:left w:val="none" w:sz="0" w:space="0" w:color="auto"/>
            <w:bottom w:val="none" w:sz="0" w:space="0" w:color="auto"/>
            <w:right w:val="none" w:sz="0" w:space="0" w:color="auto"/>
          </w:divBdr>
        </w:div>
        <w:div w:id="205217579">
          <w:marLeft w:val="0"/>
          <w:marRight w:val="0"/>
          <w:marTop w:val="0"/>
          <w:marBottom w:val="0"/>
          <w:divBdr>
            <w:top w:val="none" w:sz="0" w:space="0" w:color="auto"/>
            <w:left w:val="none" w:sz="0" w:space="0" w:color="auto"/>
            <w:bottom w:val="none" w:sz="0" w:space="0" w:color="auto"/>
            <w:right w:val="none" w:sz="0" w:space="0" w:color="auto"/>
          </w:divBdr>
        </w:div>
        <w:div w:id="353073867">
          <w:marLeft w:val="0"/>
          <w:marRight w:val="0"/>
          <w:marTop w:val="0"/>
          <w:marBottom w:val="0"/>
          <w:divBdr>
            <w:top w:val="none" w:sz="0" w:space="0" w:color="auto"/>
            <w:left w:val="none" w:sz="0" w:space="0" w:color="auto"/>
            <w:bottom w:val="none" w:sz="0" w:space="0" w:color="auto"/>
            <w:right w:val="none" w:sz="0" w:space="0" w:color="auto"/>
          </w:divBdr>
        </w:div>
        <w:div w:id="2056585459">
          <w:marLeft w:val="0"/>
          <w:marRight w:val="0"/>
          <w:marTop w:val="0"/>
          <w:marBottom w:val="0"/>
          <w:divBdr>
            <w:top w:val="none" w:sz="0" w:space="0" w:color="auto"/>
            <w:left w:val="none" w:sz="0" w:space="0" w:color="auto"/>
            <w:bottom w:val="none" w:sz="0" w:space="0" w:color="auto"/>
            <w:right w:val="none" w:sz="0" w:space="0" w:color="auto"/>
          </w:divBdr>
        </w:div>
        <w:div w:id="79984746">
          <w:marLeft w:val="0"/>
          <w:marRight w:val="0"/>
          <w:marTop w:val="0"/>
          <w:marBottom w:val="0"/>
          <w:divBdr>
            <w:top w:val="none" w:sz="0" w:space="0" w:color="auto"/>
            <w:left w:val="none" w:sz="0" w:space="0" w:color="auto"/>
            <w:bottom w:val="none" w:sz="0" w:space="0" w:color="auto"/>
            <w:right w:val="none" w:sz="0" w:space="0" w:color="auto"/>
          </w:divBdr>
        </w:div>
        <w:div w:id="811558097">
          <w:marLeft w:val="0"/>
          <w:marRight w:val="0"/>
          <w:marTop w:val="0"/>
          <w:marBottom w:val="0"/>
          <w:divBdr>
            <w:top w:val="none" w:sz="0" w:space="0" w:color="auto"/>
            <w:left w:val="none" w:sz="0" w:space="0" w:color="auto"/>
            <w:bottom w:val="none" w:sz="0" w:space="0" w:color="auto"/>
            <w:right w:val="none" w:sz="0" w:space="0" w:color="auto"/>
          </w:divBdr>
        </w:div>
        <w:div w:id="1056664876">
          <w:marLeft w:val="0"/>
          <w:marRight w:val="0"/>
          <w:marTop w:val="0"/>
          <w:marBottom w:val="0"/>
          <w:divBdr>
            <w:top w:val="none" w:sz="0" w:space="0" w:color="auto"/>
            <w:left w:val="none" w:sz="0" w:space="0" w:color="auto"/>
            <w:bottom w:val="none" w:sz="0" w:space="0" w:color="auto"/>
            <w:right w:val="none" w:sz="0" w:space="0" w:color="auto"/>
          </w:divBdr>
        </w:div>
        <w:div w:id="1667975913">
          <w:marLeft w:val="0"/>
          <w:marRight w:val="0"/>
          <w:marTop w:val="0"/>
          <w:marBottom w:val="0"/>
          <w:divBdr>
            <w:top w:val="none" w:sz="0" w:space="0" w:color="auto"/>
            <w:left w:val="none" w:sz="0" w:space="0" w:color="auto"/>
            <w:bottom w:val="none" w:sz="0" w:space="0" w:color="auto"/>
            <w:right w:val="none" w:sz="0" w:space="0" w:color="auto"/>
          </w:divBdr>
        </w:div>
        <w:div w:id="2074816918">
          <w:marLeft w:val="0"/>
          <w:marRight w:val="0"/>
          <w:marTop w:val="0"/>
          <w:marBottom w:val="0"/>
          <w:divBdr>
            <w:top w:val="none" w:sz="0" w:space="0" w:color="auto"/>
            <w:left w:val="none" w:sz="0" w:space="0" w:color="auto"/>
            <w:bottom w:val="none" w:sz="0" w:space="0" w:color="auto"/>
            <w:right w:val="none" w:sz="0" w:space="0" w:color="auto"/>
          </w:divBdr>
        </w:div>
        <w:div w:id="1660159702">
          <w:marLeft w:val="0"/>
          <w:marRight w:val="0"/>
          <w:marTop w:val="0"/>
          <w:marBottom w:val="0"/>
          <w:divBdr>
            <w:top w:val="none" w:sz="0" w:space="0" w:color="auto"/>
            <w:left w:val="none" w:sz="0" w:space="0" w:color="auto"/>
            <w:bottom w:val="none" w:sz="0" w:space="0" w:color="auto"/>
            <w:right w:val="none" w:sz="0" w:space="0" w:color="auto"/>
          </w:divBdr>
        </w:div>
        <w:div w:id="1331719537">
          <w:marLeft w:val="0"/>
          <w:marRight w:val="0"/>
          <w:marTop w:val="0"/>
          <w:marBottom w:val="0"/>
          <w:divBdr>
            <w:top w:val="none" w:sz="0" w:space="0" w:color="auto"/>
            <w:left w:val="none" w:sz="0" w:space="0" w:color="auto"/>
            <w:bottom w:val="none" w:sz="0" w:space="0" w:color="auto"/>
            <w:right w:val="none" w:sz="0" w:space="0" w:color="auto"/>
          </w:divBdr>
        </w:div>
        <w:div w:id="572475112">
          <w:marLeft w:val="0"/>
          <w:marRight w:val="0"/>
          <w:marTop w:val="0"/>
          <w:marBottom w:val="0"/>
          <w:divBdr>
            <w:top w:val="none" w:sz="0" w:space="0" w:color="auto"/>
            <w:left w:val="none" w:sz="0" w:space="0" w:color="auto"/>
            <w:bottom w:val="none" w:sz="0" w:space="0" w:color="auto"/>
            <w:right w:val="none" w:sz="0" w:space="0" w:color="auto"/>
          </w:divBdr>
        </w:div>
        <w:div w:id="1028213873">
          <w:marLeft w:val="0"/>
          <w:marRight w:val="0"/>
          <w:marTop w:val="0"/>
          <w:marBottom w:val="0"/>
          <w:divBdr>
            <w:top w:val="none" w:sz="0" w:space="0" w:color="auto"/>
            <w:left w:val="none" w:sz="0" w:space="0" w:color="auto"/>
            <w:bottom w:val="none" w:sz="0" w:space="0" w:color="auto"/>
            <w:right w:val="none" w:sz="0" w:space="0" w:color="auto"/>
          </w:divBdr>
        </w:div>
        <w:div w:id="512258470">
          <w:marLeft w:val="0"/>
          <w:marRight w:val="0"/>
          <w:marTop w:val="0"/>
          <w:marBottom w:val="0"/>
          <w:divBdr>
            <w:top w:val="none" w:sz="0" w:space="0" w:color="auto"/>
            <w:left w:val="none" w:sz="0" w:space="0" w:color="auto"/>
            <w:bottom w:val="none" w:sz="0" w:space="0" w:color="auto"/>
            <w:right w:val="none" w:sz="0" w:space="0" w:color="auto"/>
          </w:divBdr>
        </w:div>
        <w:div w:id="483357799">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094325315">
          <w:marLeft w:val="0"/>
          <w:marRight w:val="0"/>
          <w:marTop w:val="0"/>
          <w:marBottom w:val="0"/>
          <w:divBdr>
            <w:top w:val="none" w:sz="0" w:space="0" w:color="auto"/>
            <w:left w:val="none" w:sz="0" w:space="0" w:color="auto"/>
            <w:bottom w:val="none" w:sz="0" w:space="0" w:color="auto"/>
            <w:right w:val="none" w:sz="0" w:space="0" w:color="auto"/>
          </w:divBdr>
        </w:div>
        <w:div w:id="1451319439">
          <w:marLeft w:val="0"/>
          <w:marRight w:val="0"/>
          <w:marTop w:val="0"/>
          <w:marBottom w:val="0"/>
          <w:divBdr>
            <w:top w:val="none" w:sz="0" w:space="0" w:color="auto"/>
            <w:left w:val="none" w:sz="0" w:space="0" w:color="auto"/>
            <w:bottom w:val="none" w:sz="0" w:space="0" w:color="auto"/>
            <w:right w:val="none" w:sz="0" w:space="0" w:color="auto"/>
          </w:divBdr>
        </w:div>
        <w:div w:id="1695040140">
          <w:marLeft w:val="0"/>
          <w:marRight w:val="0"/>
          <w:marTop w:val="0"/>
          <w:marBottom w:val="0"/>
          <w:divBdr>
            <w:top w:val="none" w:sz="0" w:space="0" w:color="auto"/>
            <w:left w:val="none" w:sz="0" w:space="0" w:color="auto"/>
            <w:bottom w:val="none" w:sz="0" w:space="0" w:color="auto"/>
            <w:right w:val="none" w:sz="0" w:space="0" w:color="auto"/>
          </w:divBdr>
        </w:div>
        <w:div w:id="465240227">
          <w:marLeft w:val="0"/>
          <w:marRight w:val="0"/>
          <w:marTop w:val="0"/>
          <w:marBottom w:val="0"/>
          <w:divBdr>
            <w:top w:val="none" w:sz="0" w:space="0" w:color="auto"/>
            <w:left w:val="none" w:sz="0" w:space="0" w:color="auto"/>
            <w:bottom w:val="none" w:sz="0" w:space="0" w:color="auto"/>
            <w:right w:val="none" w:sz="0" w:space="0" w:color="auto"/>
          </w:divBdr>
        </w:div>
        <w:div w:id="59376383">
          <w:marLeft w:val="0"/>
          <w:marRight w:val="0"/>
          <w:marTop w:val="0"/>
          <w:marBottom w:val="0"/>
          <w:divBdr>
            <w:top w:val="none" w:sz="0" w:space="0" w:color="auto"/>
            <w:left w:val="none" w:sz="0" w:space="0" w:color="auto"/>
            <w:bottom w:val="none" w:sz="0" w:space="0" w:color="auto"/>
            <w:right w:val="none" w:sz="0" w:space="0" w:color="auto"/>
          </w:divBdr>
        </w:div>
        <w:div w:id="1781097061">
          <w:marLeft w:val="0"/>
          <w:marRight w:val="0"/>
          <w:marTop w:val="0"/>
          <w:marBottom w:val="0"/>
          <w:divBdr>
            <w:top w:val="none" w:sz="0" w:space="0" w:color="auto"/>
            <w:left w:val="none" w:sz="0" w:space="0" w:color="auto"/>
            <w:bottom w:val="none" w:sz="0" w:space="0" w:color="auto"/>
            <w:right w:val="none" w:sz="0" w:space="0" w:color="auto"/>
          </w:divBdr>
        </w:div>
        <w:div w:id="1393888001">
          <w:marLeft w:val="0"/>
          <w:marRight w:val="0"/>
          <w:marTop w:val="0"/>
          <w:marBottom w:val="0"/>
          <w:divBdr>
            <w:top w:val="none" w:sz="0" w:space="0" w:color="auto"/>
            <w:left w:val="none" w:sz="0" w:space="0" w:color="auto"/>
            <w:bottom w:val="none" w:sz="0" w:space="0" w:color="auto"/>
            <w:right w:val="none" w:sz="0" w:space="0" w:color="auto"/>
          </w:divBdr>
        </w:div>
        <w:div w:id="926883313">
          <w:marLeft w:val="0"/>
          <w:marRight w:val="0"/>
          <w:marTop w:val="0"/>
          <w:marBottom w:val="0"/>
          <w:divBdr>
            <w:top w:val="none" w:sz="0" w:space="0" w:color="auto"/>
            <w:left w:val="none" w:sz="0" w:space="0" w:color="auto"/>
            <w:bottom w:val="none" w:sz="0" w:space="0" w:color="auto"/>
            <w:right w:val="none" w:sz="0" w:space="0" w:color="auto"/>
          </w:divBdr>
        </w:div>
        <w:div w:id="1012995371">
          <w:marLeft w:val="0"/>
          <w:marRight w:val="0"/>
          <w:marTop w:val="0"/>
          <w:marBottom w:val="0"/>
          <w:divBdr>
            <w:top w:val="none" w:sz="0" w:space="0" w:color="auto"/>
            <w:left w:val="none" w:sz="0" w:space="0" w:color="auto"/>
            <w:bottom w:val="none" w:sz="0" w:space="0" w:color="auto"/>
            <w:right w:val="none" w:sz="0" w:space="0" w:color="auto"/>
          </w:divBdr>
        </w:div>
        <w:div w:id="595291839">
          <w:marLeft w:val="0"/>
          <w:marRight w:val="0"/>
          <w:marTop w:val="0"/>
          <w:marBottom w:val="0"/>
          <w:divBdr>
            <w:top w:val="none" w:sz="0" w:space="0" w:color="auto"/>
            <w:left w:val="none" w:sz="0" w:space="0" w:color="auto"/>
            <w:bottom w:val="none" w:sz="0" w:space="0" w:color="auto"/>
            <w:right w:val="none" w:sz="0" w:space="0" w:color="auto"/>
          </w:divBdr>
        </w:div>
        <w:div w:id="1159809900">
          <w:marLeft w:val="0"/>
          <w:marRight w:val="0"/>
          <w:marTop w:val="0"/>
          <w:marBottom w:val="0"/>
          <w:divBdr>
            <w:top w:val="none" w:sz="0" w:space="0" w:color="auto"/>
            <w:left w:val="none" w:sz="0" w:space="0" w:color="auto"/>
            <w:bottom w:val="none" w:sz="0" w:space="0" w:color="auto"/>
            <w:right w:val="none" w:sz="0" w:space="0" w:color="auto"/>
          </w:divBdr>
        </w:div>
        <w:div w:id="2045474071">
          <w:marLeft w:val="0"/>
          <w:marRight w:val="0"/>
          <w:marTop w:val="0"/>
          <w:marBottom w:val="0"/>
          <w:divBdr>
            <w:top w:val="none" w:sz="0" w:space="0" w:color="auto"/>
            <w:left w:val="none" w:sz="0" w:space="0" w:color="auto"/>
            <w:bottom w:val="none" w:sz="0" w:space="0" w:color="auto"/>
            <w:right w:val="none" w:sz="0" w:space="0" w:color="auto"/>
          </w:divBdr>
        </w:div>
        <w:div w:id="723528318">
          <w:marLeft w:val="0"/>
          <w:marRight w:val="0"/>
          <w:marTop w:val="0"/>
          <w:marBottom w:val="0"/>
          <w:divBdr>
            <w:top w:val="none" w:sz="0" w:space="0" w:color="auto"/>
            <w:left w:val="none" w:sz="0" w:space="0" w:color="auto"/>
            <w:bottom w:val="none" w:sz="0" w:space="0" w:color="auto"/>
            <w:right w:val="none" w:sz="0" w:space="0" w:color="auto"/>
          </w:divBdr>
        </w:div>
        <w:div w:id="1175728090">
          <w:marLeft w:val="0"/>
          <w:marRight w:val="0"/>
          <w:marTop w:val="0"/>
          <w:marBottom w:val="0"/>
          <w:divBdr>
            <w:top w:val="none" w:sz="0" w:space="0" w:color="auto"/>
            <w:left w:val="none" w:sz="0" w:space="0" w:color="auto"/>
            <w:bottom w:val="none" w:sz="0" w:space="0" w:color="auto"/>
            <w:right w:val="none" w:sz="0" w:space="0" w:color="auto"/>
          </w:divBdr>
        </w:div>
        <w:div w:id="1198615732">
          <w:marLeft w:val="0"/>
          <w:marRight w:val="0"/>
          <w:marTop w:val="0"/>
          <w:marBottom w:val="0"/>
          <w:divBdr>
            <w:top w:val="none" w:sz="0" w:space="0" w:color="auto"/>
            <w:left w:val="none" w:sz="0" w:space="0" w:color="auto"/>
            <w:bottom w:val="none" w:sz="0" w:space="0" w:color="auto"/>
            <w:right w:val="none" w:sz="0" w:space="0" w:color="auto"/>
          </w:divBdr>
        </w:div>
        <w:div w:id="1518544412">
          <w:marLeft w:val="0"/>
          <w:marRight w:val="0"/>
          <w:marTop w:val="0"/>
          <w:marBottom w:val="0"/>
          <w:divBdr>
            <w:top w:val="none" w:sz="0" w:space="0" w:color="auto"/>
            <w:left w:val="none" w:sz="0" w:space="0" w:color="auto"/>
            <w:bottom w:val="none" w:sz="0" w:space="0" w:color="auto"/>
            <w:right w:val="none" w:sz="0" w:space="0" w:color="auto"/>
          </w:divBdr>
        </w:div>
        <w:div w:id="377163553">
          <w:marLeft w:val="0"/>
          <w:marRight w:val="0"/>
          <w:marTop w:val="0"/>
          <w:marBottom w:val="0"/>
          <w:divBdr>
            <w:top w:val="none" w:sz="0" w:space="0" w:color="auto"/>
            <w:left w:val="none" w:sz="0" w:space="0" w:color="auto"/>
            <w:bottom w:val="none" w:sz="0" w:space="0" w:color="auto"/>
            <w:right w:val="none" w:sz="0" w:space="0" w:color="auto"/>
          </w:divBdr>
        </w:div>
        <w:div w:id="1995907503">
          <w:marLeft w:val="0"/>
          <w:marRight w:val="0"/>
          <w:marTop w:val="0"/>
          <w:marBottom w:val="0"/>
          <w:divBdr>
            <w:top w:val="none" w:sz="0" w:space="0" w:color="auto"/>
            <w:left w:val="none" w:sz="0" w:space="0" w:color="auto"/>
            <w:bottom w:val="none" w:sz="0" w:space="0" w:color="auto"/>
            <w:right w:val="none" w:sz="0" w:space="0" w:color="auto"/>
          </w:divBdr>
        </w:div>
        <w:div w:id="928394203">
          <w:marLeft w:val="0"/>
          <w:marRight w:val="0"/>
          <w:marTop w:val="0"/>
          <w:marBottom w:val="0"/>
          <w:divBdr>
            <w:top w:val="none" w:sz="0" w:space="0" w:color="auto"/>
            <w:left w:val="none" w:sz="0" w:space="0" w:color="auto"/>
            <w:bottom w:val="none" w:sz="0" w:space="0" w:color="auto"/>
            <w:right w:val="none" w:sz="0" w:space="0" w:color="auto"/>
          </w:divBdr>
        </w:div>
        <w:div w:id="57367166">
          <w:marLeft w:val="0"/>
          <w:marRight w:val="0"/>
          <w:marTop w:val="0"/>
          <w:marBottom w:val="0"/>
          <w:divBdr>
            <w:top w:val="none" w:sz="0" w:space="0" w:color="auto"/>
            <w:left w:val="none" w:sz="0" w:space="0" w:color="auto"/>
            <w:bottom w:val="none" w:sz="0" w:space="0" w:color="auto"/>
            <w:right w:val="none" w:sz="0" w:space="0" w:color="auto"/>
          </w:divBdr>
        </w:div>
        <w:div w:id="692002990">
          <w:marLeft w:val="0"/>
          <w:marRight w:val="0"/>
          <w:marTop w:val="0"/>
          <w:marBottom w:val="0"/>
          <w:divBdr>
            <w:top w:val="none" w:sz="0" w:space="0" w:color="auto"/>
            <w:left w:val="none" w:sz="0" w:space="0" w:color="auto"/>
            <w:bottom w:val="none" w:sz="0" w:space="0" w:color="auto"/>
            <w:right w:val="none" w:sz="0" w:space="0" w:color="auto"/>
          </w:divBdr>
        </w:div>
        <w:div w:id="1432816186">
          <w:marLeft w:val="0"/>
          <w:marRight w:val="0"/>
          <w:marTop w:val="0"/>
          <w:marBottom w:val="0"/>
          <w:divBdr>
            <w:top w:val="none" w:sz="0" w:space="0" w:color="auto"/>
            <w:left w:val="none" w:sz="0" w:space="0" w:color="auto"/>
            <w:bottom w:val="none" w:sz="0" w:space="0" w:color="auto"/>
            <w:right w:val="none" w:sz="0" w:space="0" w:color="auto"/>
          </w:divBdr>
        </w:div>
        <w:div w:id="1757096922">
          <w:marLeft w:val="0"/>
          <w:marRight w:val="0"/>
          <w:marTop w:val="0"/>
          <w:marBottom w:val="0"/>
          <w:divBdr>
            <w:top w:val="none" w:sz="0" w:space="0" w:color="auto"/>
            <w:left w:val="none" w:sz="0" w:space="0" w:color="auto"/>
            <w:bottom w:val="none" w:sz="0" w:space="0" w:color="auto"/>
            <w:right w:val="none" w:sz="0" w:space="0" w:color="auto"/>
          </w:divBdr>
        </w:div>
        <w:div w:id="1684432302">
          <w:marLeft w:val="0"/>
          <w:marRight w:val="0"/>
          <w:marTop w:val="0"/>
          <w:marBottom w:val="0"/>
          <w:divBdr>
            <w:top w:val="none" w:sz="0" w:space="0" w:color="auto"/>
            <w:left w:val="none" w:sz="0" w:space="0" w:color="auto"/>
            <w:bottom w:val="none" w:sz="0" w:space="0" w:color="auto"/>
            <w:right w:val="none" w:sz="0" w:space="0" w:color="auto"/>
          </w:divBdr>
        </w:div>
        <w:div w:id="1825588088">
          <w:marLeft w:val="0"/>
          <w:marRight w:val="0"/>
          <w:marTop w:val="0"/>
          <w:marBottom w:val="0"/>
          <w:divBdr>
            <w:top w:val="none" w:sz="0" w:space="0" w:color="auto"/>
            <w:left w:val="none" w:sz="0" w:space="0" w:color="auto"/>
            <w:bottom w:val="none" w:sz="0" w:space="0" w:color="auto"/>
            <w:right w:val="none" w:sz="0" w:space="0" w:color="auto"/>
          </w:divBdr>
        </w:div>
        <w:div w:id="1979259172">
          <w:marLeft w:val="0"/>
          <w:marRight w:val="0"/>
          <w:marTop w:val="0"/>
          <w:marBottom w:val="0"/>
          <w:divBdr>
            <w:top w:val="none" w:sz="0" w:space="0" w:color="auto"/>
            <w:left w:val="none" w:sz="0" w:space="0" w:color="auto"/>
            <w:bottom w:val="none" w:sz="0" w:space="0" w:color="auto"/>
            <w:right w:val="none" w:sz="0" w:space="0" w:color="auto"/>
          </w:divBdr>
        </w:div>
        <w:div w:id="2040355420">
          <w:marLeft w:val="0"/>
          <w:marRight w:val="0"/>
          <w:marTop w:val="0"/>
          <w:marBottom w:val="0"/>
          <w:divBdr>
            <w:top w:val="none" w:sz="0" w:space="0" w:color="auto"/>
            <w:left w:val="none" w:sz="0" w:space="0" w:color="auto"/>
            <w:bottom w:val="none" w:sz="0" w:space="0" w:color="auto"/>
            <w:right w:val="none" w:sz="0" w:space="0" w:color="auto"/>
          </w:divBdr>
        </w:div>
        <w:div w:id="696934307">
          <w:marLeft w:val="0"/>
          <w:marRight w:val="0"/>
          <w:marTop w:val="0"/>
          <w:marBottom w:val="0"/>
          <w:divBdr>
            <w:top w:val="none" w:sz="0" w:space="0" w:color="auto"/>
            <w:left w:val="none" w:sz="0" w:space="0" w:color="auto"/>
            <w:bottom w:val="none" w:sz="0" w:space="0" w:color="auto"/>
            <w:right w:val="none" w:sz="0" w:space="0" w:color="auto"/>
          </w:divBdr>
        </w:div>
        <w:div w:id="385111122">
          <w:marLeft w:val="0"/>
          <w:marRight w:val="0"/>
          <w:marTop w:val="0"/>
          <w:marBottom w:val="0"/>
          <w:divBdr>
            <w:top w:val="none" w:sz="0" w:space="0" w:color="auto"/>
            <w:left w:val="none" w:sz="0" w:space="0" w:color="auto"/>
            <w:bottom w:val="none" w:sz="0" w:space="0" w:color="auto"/>
            <w:right w:val="none" w:sz="0" w:space="0" w:color="auto"/>
          </w:divBdr>
        </w:div>
        <w:div w:id="1608925165">
          <w:marLeft w:val="0"/>
          <w:marRight w:val="0"/>
          <w:marTop w:val="0"/>
          <w:marBottom w:val="0"/>
          <w:divBdr>
            <w:top w:val="none" w:sz="0" w:space="0" w:color="auto"/>
            <w:left w:val="none" w:sz="0" w:space="0" w:color="auto"/>
            <w:bottom w:val="none" w:sz="0" w:space="0" w:color="auto"/>
            <w:right w:val="none" w:sz="0" w:space="0" w:color="auto"/>
          </w:divBdr>
        </w:div>
        <w:div w:id="1869490478">
          <w:marLeft w:val="0"/>
          <w:marRight w:val="0"/>
          <w:marTop w:val="0"/>
          <w:marBottom w:val="0"/>
          <w:divBdr>
            <w:top w:val="none" w:sz="0" w:space="0" w:color="auto"/>
            <w:left w:val="none" w:sz="0" w:space="0" w:color="auto"/>
            <w:bottom w:val="none" w:sz="0" w:space="0" w:color="auto"/>
            <w:right w:val="none" w:sz="0" w:space="0" w:color="auto"/>
          </w:divBdr>
        </w:div>
        <w:div w:id="1362584730">
          <w:marLeft w:val="0"/>
          <w:marRight w:val="0"/>
          <w:marTop w:val="0"/>
          <w:marBottom w:val="0"/>
          <w:divBdr>
            <w:top w:val="none" w:sz="0" w:space="0" w:color="auto"/>
            <w:left w:val="none" w:sz="0" w:space="0" w:color="auto"/>
            <w:bottom w:val="none" w:sz="0" w:space="0" w:color="auto"/>
            <w:right w:val="none" w:sz="0" w:space="0" w:color="auto"/>
          </w:divBdr>
        </w:div>
        <w:div w:id="447940523">
          <w:marLeft w:val="0"/>
          <w:marRight w:val="0"/>
          <w:marTop w:val="0"/>
          <w:marBottom w:val="0"/>
          <w:divBdr>
            <w:top w:val="none" w:sz="0" w:space="0" w:color="auto"/>
            <w:left w:val="none" w:sz="0" w:space="0" w:color="auto"/>
            <w:bottom w:val="none" w:sz="0" w:space="0" w:color="auto"/>
            <w:right w:val="none" w:sz="0" w:space="0" w:color="auto"/>
          </w:divBdr>
        </w:div>
      </w:divsChild>
    </w:div>
    <w:div w:id="1016273699">
      <w:bodyDiv w:val="1"/>
      <w:marLeft w:val="0"/>
      <w:marRight w:val="0"/>
      <w:marTop w:val="0"/>
      <w:marBottom w:val="0"/>
      <w:divBdr>
        <w:top w:val="none" w:sz="0" w:space="0" w:color="auto"/>
        <w:left w:val="none" w:sz="0" w:space="0" w:color="auto"/>
        <w:bottom w:val="none" w:sz="0" w:space="0" w:color="auto"/>
        <w:right w:val="none" w:sz="0" w:space="0" w:color="auto"/>
      </w:divBdr>
    </w:div>
    <w:div w:id="1019164920">
      <w:bodyDiv w:val="1"/>
      <w:marLeft w:val="0"/>
      <w:marRight w:val="0"/>
      <w:marTop w:val="0"/>
      <w:marBottom w:val="0"/>
      <w:divBdr>
        <w:top w:val="none" w:sz="0" w:space="0" w:color="auto"/>
        <w:left w:val="none" w:sz="0" w:space="0" w:color="auto"/>
        <w:bottom w:val="none" w:sz="0" w:space="0" w:color="auto"/>
        <w:right w:val="none" w:sz="0" w:space="0" w:color="auto"/>
      </w:divBdr>
    </w:div>
    <w:div w:id="1023438301">
      <w:bodyDiv w:val="1"/>
      <w:marLeft w:val="0"/>
      <w:marRight w:val="0"/>
      <w:marTop w:val="0"/>
      <w:marBottom w:val="0"/>
      <w:divBdr>
        <w:top w:val="none" w:sz="0" w:space="0" w:color="auto"/>
        <w:left w:val="none" w:sz="0" w:space="0" w:color="auto"/>
        <w:bottom w:val="none" w:sz="0" w:space="0" w:color="auto"/>
        <w:right w:val="none" w:sz="0" w:space="0" w:color="auto"/>
      </w:divBdr>
    </w:div>
    <w:div w:id="1034690659">
      <w:bodyDiv w:val="1"/>
      <w:marLeft w:val="0"/>
      <w:marRight w:val="0"/>
      <w:marTop w:val="0"/>
      <w:marBottom w:val="0"/>
      <w:divBdr>
        <w:top w:val="none" w:sz="0" w:space="0" w:color="auto"/>
        <w:left w:val="none" w:sz="0" w:space="0" w:color="auto"/>
        <w:bottom w:val="none" w:sz="0" w:space="0" w:color="auto"/>
        <w:right w:val="none" w:sz="0" w:space="0" w:color="auto"/>
      </w:divBdr>
      <w:divsChild>
        <w:div w:id="1862158873">
          <w:marLeft w:val="0"/>
          <w:marRight w:val="0"/>
          <w:marTop w:val="0"/>
          <w:marBottom w:val="0"/>
          <w:divBdr>
            <w:top w:val="none" w:sz="0" w:space="0" w:color="auto"/>
            <w:left w:val="none" w:sz="0" w:space="0" w:color="auto"/>
            <w:bottom w:val="none" w:sz="0" w:space="0" w:color="auto"/>
            <w:right w:val="none" w:sz="0" w:space="0" w:color="auto"/>
          </w:divBdr>
          <w:divsChild>
            <w:div w:id="704184983">
              <w:marLeft w:val="0"/>
              <w:marRight w:val="0"/>
              <w:marTop w:val="0"/>
              <w:marBottom w:val="0"/>
              <w:divBdr>
                <w:top w:val="none" w:sz="0" w:space="0" w:color="auto"/>
                <w:left w:val="none" w:sz="0" w:space="0" w:color="auto"/>
                <w:bottom w:val="none" w:sz="0" w:space="0" w:color="auto"/>
                <w:right w:val="none" w:sz="0" w:space="0" w:color="auto"/>
              </w:divBdr>
              <w:divsChild>
                <w:div w:id="1525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6241">
      <w:bodyDiv w:val="1"/>
      <w:marLeft w:val="0"/>
      <w:marRight w:val="0"/>
      <w:marTop w:val="0"/>
      <w:marBottom w:val="0"/>
      <w:divBdr>
        <w:top w:val="none" w:sz="0" w:space="0" w:color="auto"/>
        <w:left w:val="none" w:sz="0" w:space="0" w:color="auto"/>
        <w:bottom w:val="none" w:sz="0" w:space="0" w:color="auto"/>
        <w:right w:val="none" w:sz="0" w:space="0" w:color="auto"/>
      </w:divBdr>
    </w:div>
    <w:div w:id="1043287387">
      <w:bodyDiv w:val="1"/>
      <w:marLeft w:val="0"/>
      <w:marRight w:val="0"/>
      <w:marTop w:val="0"/>
      <w:marBottom w:val="0"/>
      <w:divBdr>
        <w:top w:val="none" w:sz="0" w:space="0" w:color="auto"/>
        <w:left w:val="none" w:sz="0" w:space="0" w:color="auto"/>
        <w:bottom w:val="none" w:sz="0" w:space="0" w:color="auto"/>
        <w:right w:val="none" w:sz="0" w:space="0" w:color="auto"/>
      </w:divBdr>
    </w:div>
    <w:div w:id="1069496318">
      <w:bodyDiv w:val="1"/>
      <w:marLeft w:val="0"/>
      <w:marRight w:val="0"/>
      <w:marTop w:val="0"/>
      <w:marBottom w:val="0"/>
      <w:divBdr>
        <w:top w:val="none" w:sz="0" w:space="0" w:color="auto"/>
        <w:left w:val="none" w:sz="0" w:space="0" w:color="auto"/>
        <w:bottom w:val="none" w:sz="0" w:space="0" w:color="auto"/>
        <w:right w:val="none" w:sz="0" w:space="0" w:color="auto"/>
      </w:divBdr>
      <w:divsChild>
        <w:div w:id="75059037">
          <w:marLeft w:val="0"/>
          <w:marRight w:val="0"/>
          <w:marTop w:val="0"/>
          <w:marBottom w:val="0"/>
          <w:divBdr>
            <w:top w:val="none" w:sz="0" w:space="0" w:color="auto"/>
            <w:left w:val="none" w:sz="0" w:space="0" w:color="auto"/>
            <w:bottom w:val="none" w:sz="0" w:space="0" w:color="auto"/>
            <w:right w:val="none" w:sz="0" w:space="0" w:color="auto"/>
          </w:divBdr>
        </w:div>
      </w:divsChild>
    </w:div>
    <w:div w:id="1071004355">
      <w:bodyDiv w:val="1"/>
      <w:marLeft w:val="0"/>
      <w:marRight w:val="0"/>
      <w:marTop w:val="0"/>
      <w:marBottom w:val="0"/>
      <w:divBdr>
        <w:top w:val="none" w:sz="0" w:space="0" w:color="auto"/>
        <w:left w:val="none" w:sz="0" w:space="0" w:color="auto"/>
        <w:bottom w:val="none" w:sz="0" w:space="0" w:color="auto"/>
        <w:right w:val="none" w:sz="0" w:space="0" w:color="auto"/>
      </w:divBdr>
    </w:div>
    <w:div w:id="1072115774">
      <w:bodyDiv w:val="1"/>
      <w:marLeft w:val="0"/>
      <w:marRight w:val="0"/>
      <w:marTop w:val="0"/>
      <w:marBottom w:val="0"/>
      <w:divBdr>
        <w:top w:val="none" w:sz="0" w:space="0" w:color="auto"/>
        <w:left w:val="none" w:sz="0" w:space="0" w:color="auto"/>
        <w:bottom w:val="none" w:sz="0" w:space="0" w:color="auto"/>
        <w:right w:val="none" w:sz="0" w:space="0" w:color="auto"/>
      </w:divBdr>
    </w:div>
    <w:div w:id="1081950905">
      <w:bodyDiv w:val="1"/>
      <w:marLeft w:val="0"/>
      <w:marRight w:val="0"/>
      <w:marTop w:val="0"/>
      <w:marBottom w:val="0"/>
      <w:divBdr>
        <w:top w:val="none" w:sz="0" w:space="0" w:color="auto"/>
        <w:left w:val="none" w:sz="0" w:space="0" w:color="auto"/>
        <w:bottom w:val="none" w:sz="0" w:space="0" w:color="auto"/>
        <w:right w:val="none" w:sz="0" w:space="0" w:color="auto"/>
      </w:divBdr>
      <w:divsChild>
        <w:div w:id="571552166">
          <w:marLeft w:val="0"/>
          <w:marRight w:val="0"/>
          <w:marTop w:val="0"/>
          <w:marBottom w:val="0"/>
          <w:divBdr>
            <w:top w:val="none" w:sz="0" w:space="0" w:color="auto"/>
            <w:left w:val="none" w:sz="0" w:space="0" w:color="auto"/>
            <w:bottom w:val="none" w:sz="0" w:space="0" w:color="auto"/>
            <w:right w:val="none" w:sz="0" w:space="0" w:color="auto"/>
          </w:divBdr>
        </w:div>
      </w:divsChild>
    </w:div>
    <w:div w:id="1091271027">
      <w:bodyDiv w:val="1"/>
      <w:marLeft w:val="0"/>
      <w:marRight w:val="0"/>
      <w:marTop w:val="0"/>
      <w:marBottom w:val="0"/>
      <w:divBdr>
        <w:top w:val="none" w:sz="0" w:space="0" w:color="auto"/>
        <w:left w:val="none" w:sz="0" w:space="0" w:color="auto"/>
        <w:bottom w:val="none" w:sz="0" w:space="0" w:color="auto"/>
        <w:right w:val="none" w:sz="0" w:space="0" w:color="auto"/>
      </w:divBdr>
    </w:div>
    <w:div w:id="1101608129">
      <w:bodyDiv w:val="1"/>
      <w:marLeft w:val="0"/>
      <w:marRight w:val="0"/>
      <w:marTop w:val="0"/>
      <w:marBottom w:val="0"/>
      <w:divBdr>
        <w:top w:val="none" w:sz="0" w:space="0" w:color="auto"/>
        <w:left w:val="none" w:sz="0" w:space="0" w:color="auto"/>
        <w:bottom w:val="none" w:sz="0" w:space="0" w:color="auto"/>
        <w:right w:val="none" w:sz="0" w:space="0" w:color="auto"/>
      </w:divBdr>
      <w:divsChild>
        <w:div w:id="793253441">
          <w:marLeft w:val="750"/>
          <w:marRight w:val="0"/>
          <w:marTop w:val="0"/>
          <w:marBottom w:val="375"/>
          <w:divBdr>
            <w:top w:val="none" w:sz="0" w:space="0" w:color="auto"/>
            <w:left w:val="none" w:sz="0" w:space="0" w:color="auto"/>
            <w:bottom w:val="none" w:sz="0" w:space="0" w:color="auto"/>
            <w:right w:val="none" w:sz="0" w:space="0" w:color="auto"/>
          </w:divBdr>
        </w:div>
      </w:divsChild>
    </w:div>
    <w:div w:id="1106733576">
      <w:bodyDiv w:val="1"/>
      <w:marLeft w:val="0"/>
      <w:marRight w:val="0"/>
      <w:marTop w:val="0"/>
      <w:marBottom w:val="0"/>
      <w:divBdr>
        <w:top w:val="none" w:sz="0" w:space="0" w:color="auto"/>
        <w:left w:val="none" w:sz="0" w:space="0" w:color="auto"/>
        <w:bottom w:val="none" w:sz="0" w:space="0" w:color="auto"/>
        <w:right w:val="none" w:sz="0" w:space="0" w:color="auto"/>
      </w:divBdr>
    </w:div>
    <w:div w:id="1113131511">
      <w:bodyDiv w:val="1"/>
      <w:marLeft w:val="0"/>
      <w:marRight w:val="0"/>
      <w:marTop w:val="0"/>
      <w:marBottom w:val="0"/>
      <w:divBdr>
        <w:top w:val="none" w:sz="0" w:space="0" w:color="auto"/>
        <w:left w:val="none" w:sz="0" w:space="0" w:color="auto"/>
        <w:bottom w:val="none" w:sz="0" w:space="0" w:color="auto"/>
        <w:right w:val="none" w:sz="0" w:space="0" w:color="auto"/>
      </w:divBdr>
    </w:div>
    <w:div w:id="1123963097">
      <w:bodyDiv w:val="1"/>
      <w:marLeft w:val="0"/>
      <w:marRight w:val="0"/>
      <w:marTop w:val="0"/>
      <w:marBottom w:val="0"/>
      <w:divBdr>
        <w:top w:val="none" w:sz="0" w:space="0" w:color="auto"/>
        <w:left w:val="none" w:sz="0" w:space="0" w:color="auto"/>
        <w:bottom w:val="none" w:sz="0" w:space="0" w:color="auto"/>
        <w:right w:val="none" w:sz="0" w:space="0" w:color="auto"/>
      </w:divBdr>
    </w:div>
    <w:div w:id="1127117465">
      <w:bodyDiv w:val="1"/>
      <w:marLeft w:val="0"/>
      <w:marRight w:val="0"/>
      <w:marTop w:val="0"/>
      <w:marBottom w:val="0"/>
      <w:divBdr>
        <w:top w:val="none" w:sz="0" w:space="0" w:color="auto"/>
        <w:left w:val="none" w:sz="0" w:space="0" w:color="auto"/>
        <w:bottom w:val="none" w:sz="0" w:space="0" w:color="auto"/>
        <w:right w:val="none" w:sz="0" w:space="0" w:color="auto"/>
      </w:divBdr>
    </w:div>
    <w:div w:id="1131510067">
      <w:bodyDiv w:val="1"/>
      <w:marLeft w:val="0"/>
      <w:marRight w:val="0"/>
      <w:marTop w:val="0"/>
      <w:marBottom w:val="0"/>
      <w:divBdr>
        <w:top w:val="none" w:sz="0" w:space="0" w:color="auto"/>
        <w:left w:val="none" w:sz="0" w:space="0" w:color="auto"/>
        <w:bottom w:val="none" w:sz="0" w:space="0" w:color="auto"/>
        <w:right w:val="none" w:sz="0" w:space="0" w:color="auto"/>
      </w:divBdr>
    </w:div>
    <w:div w:id="1146095005">
      <w:bodyDiv w:val="1"/>
      <w:marLeft w:val="0"/>
      <w:marRight w:val="0"/>
      <w:marTop w:val="0"/>
      <w:marBottom w:val="0"/>
      <w:divBdr>
        <w:top w:val="none" w:sz="0" w:space="0" w:color="auto"/>
        <w:left w:val="none" w:sz="0" w:space="0" w:color="auto"/>
        <w:bottom w:val="none" w:sz="0" w:space="0" w:color="auto"/>
        <w:right w:val="none" w:sz="0" w:space="0" w:color="auto"/>
      </w:divBdr>
    </w:div>
    <w:div w:id="1156530813">
      <w:bodyDiv w:val="1"/>
      <w:marLeft w:val="0"/>
      <w:marRight w:val="0"/>
      <w:marTop w:val="0"/>
      <w:marBottom w:val="0"/>
      <w:divBdr>
        <w:top w:val="none" w:sz="0" w:space="0" w:color="auto"/>
        <w:left w:val="none" w:sz="0" w:space="0" w:color="auto"/>
        <w:bottom w:val="none" w:sz="0" w:space="0" w:color="auto"/>
        <w:right w:val="none" w:sz="0" w:space="0" w:color="auto"/>
      </w:divBdr>
    </w:div>
    <w:div w:id="1160391544">
      <w:bodyDiv w:val="1"/>
      <w:marLeft w:val="0"/>
      <w:marRight w:val="0"/>
      <w:marTop w:val="0"/>
      <w:marBottom w:val="0"/>
      <w:divBdr>
        <w:top w:val="none" w:sz="0" w:space="0" w:color="auto"/>
        <w:left w:val="none" w:sz="0" w:space="0" w:color="auto"/>
        <w:bottom w:val="none" w:sz="0" w:space="0" w:color="auto"/>
        <w:right w:val="none" w:sz="0" w:space="0" w:color="auto"/>
      </w:divBdr>
    </w:div>
    <w:div w:id="1163156701">
      <w:bodyDiv w:val="1"/>
      <w:marLeft w:val="0"/>
      <w:marRight w:val="0"/>
      <w:marTop w:val="0"/>
      <w:marBottom w:val="0"/>
      <w:divBdr>
        <w:top w:val="none" w:sz="0" w:space="0" w:color="auto"/>
        <w:left w:val="none" w:sz="0" w:space="0" w:color="auto"/>
        <w:bottom w:val="none" w:sz="0" w:space="0" w:color="auto"/>
        <w:right w:val="none" w:sz="0" w:space="0" w:color="auto"/>
      </w:divBdr>
    </w:div>
    <w:div w:id="1183662785">
      <w:bodyDiv w:val="1"/>
      <w:marLeft w:val="0"/>
      <w:marRight w:val="0"/>
      <w:marTop w:val="0"/>
      <w:marBottom w:val="0"/>
      <w:divBdr>
        <w:top w:val="none" w:sz="0" w:space="0" w:color="auto"/>
        <w:left w:val="none" w:sz="0" w:space="0" w:color="auto"/>
        <w:bottom w:val="none" w:sz="0" w:space="0" w:color="auto"/>
        <w:right w:val="none" w:sz="0" w:space="0" w:color="auto"/>
      </w:divBdr>
    </w:div>
    <w:div w:id="1189106366">
      <w:bodyDiv w:val="1"/>
      <w:marLeft w:val="0"/>
      <w:marRight w:val="0"/>
      <w:marTop w:val="0"/>
      <w:marBottom w:val="0"/>
      <w:divBdr>
        <w:top w:val="none" w:sz="0" w:space="0" w:color="auto"/>
        <w:left w:val="none" w:sz="0" w:space="0" w:color="auto"/>
        <w:bottom w:val="none" w:sz="0" w:space="0" w:color="auto"/>
        <w:right w:val="none" w:sz="0" w:space="0" w:color="auto"/>
      </w:divBdr>
    </w:div>
    <w:div w:id="1191993172">
      <w:bodyDiv w:val="1"/>
      <w:marLeft w:val="0"/>
      <w:marRight w:val="0"/>
      <w:marTop w:val="0"/>
      <w:marBottom w:val="0"/>
      <w:divBdr>
        <w:top w:val="none" w:sz="0" w:space="0" w:color="auto"/>
        <w:left w:val="none" w:sz="0" w:space="0" w:color="auto"/>
        <w:bottom w:val="none" w:sz="0" w:space="0" w:color="auto"/>
        <w:right w:val="none" w:sz="0" w:space="0" w:color="auto"/>
      </w:divBdr>
    </w:div>
    <w:div w:id="1200969683">
      <w:bodyDiv w:val="1"/>
      <w:marLeft w:val="0"/>
      <w:marRight w:val="0"/>
      <w:marTop w:val="0"/>
      <w:marBottom w:val="0"/>
      <w:divBdr>
        <w:top w:val="none" w:sz="0" w:space="0" w:color="auto"/>
        <w:left w:val="none" w:sz="0" w:space="0" w:color="auto"/>
        <w:bottom w:val="none" w:sz="0" w:space="0" w:color="auto"/>
        <w:right w:val="none" w:sz="0" w:space="0" w:color="auto"/>
      </w:divBdr>
    </w:div>
    <w:div w:id="1201822495">
      <w:bodyDiv w:val="1"/>
      <w:marLeft w:val="0"/>
      <w:marRight w:val="0"/>
      <w:marTop w:val="0"/>
      <w:marBottom w:val="0"/>
      <w:divBdr>
        <w:top w:val="none" w:sz="0" w:space="0" w:color="auto"/>
        <w:left w:val="none" w:sz="0" w:space="0" w:color="auto"/>
        <w:bottom w:val="none" w:sz="0" w:space="0" w:color="auto"/>
        <w:right w:val="none" w:sz="0" w:space="0" w:color="auto"/>
      </w:divBdr>
    </w:div>
    <w:div w:id="1205798548">
      <w:bodyDiv w:val="1"/>
      <w:marLeft w:val="0"/>
      <w:marRight w:val="0"/>
      <w:marTop w:val="0"/>
      <w:marBottom w:val="0"/>
      <w:divBdr>
        <w:top w:val="none" w:sz="0" w:space="0" w:color="auto"/>
        <w:left w:val="none" w:sz="0" w:space="0" w:color="auto"/>
        <w:bottom w:val="none" w:sz="0" w:space="0" w:color="auto"/>
        <w:right w:val="none" w:sz="0" w:space="0" w:color="auto"/>
      </w:divBdr>
    </w:div>
    <w:div w:id="1209610990">
      <w:bodyDiv w:val="1"/>
      <w:marLeft w:val="0"/>
      <w:marRight w:val="0"/>
      <w:marTop w:val="0"/>
      <w:marBottom w:val="0"/>
      <w:divBdr>
        <w:top w:val="none" w:sz="0" w:space="0" w:color="auto"/>
        <w:left w:val="none" w:sz="0" w:space="0" w:color="auto"/>
        <w:bottom w:val="none" w:sz="0" w:space="0" w:color="auto"/>
        <w:right w:val="none" w:sz="0" w:space="0" w:color="auto"/>
      </w:divBdr>
    </w:div>
    <w:div w:id="1228030101">
      <w:bodyDiv w:val="1"/>
      <w:marLeft w:val="0"/>
      <w:marRight w:val="0"/>
      <w:marTop w:val="0"/>
      <w:marBottom w:val="0"/>
      <w:divBdr>
        <w:top w:val="none" w:sz="0" w:space="0" w:color="auto"/>
        <w:left w:val="none" w:sz="0" w:space="0" w:color="auto"/>
        <w:bottom w:val="none" w:sz="0" w:space="0" w:color="auto"/>
        <w:right w:val="none" w:sz="0" w:space="0" w:color="auto"/>
      </w:divBdr>
    </w:div>
    <w:div w:id="1229807163">
      <w:bodyDiv w:val="1"/>
      <w:marLeft w:val="0"/>
      <w:marRight w:val="0"/>
      <w:marTop w:val="0"/>
      <w:marBottom w:val="0"/>
      <w:divBdr>
        <w:top w:val="none" w:sz="0" w:space="0" w:color="auto"/>
        <w:left w:val="none" w:sz="0" w:space="0" w:color="auto"/>
        <w:bottom w:val="none" w:sz="0" w:space="0" w:color="auto"/>
        <w:right w:val="none" w:sz="0" w:space="0" w:color="auto"/>
      </w:divBdr>
    </w:div>
    <w:div w:id="1235237102">
      <w:bodyDiv w:val="1"/>
      <w:marLeft w:val="0"/>
      <w:marRight w:val="0"/>
      <w:marTop w:val="0"/>
      <w:marBottom w:val="0"/>
      <w:divBdr>
        <w:top w:val="none" w:sz="0" w:space="0" w:color="auto"/>
        <w:left w:val="none" w:sz="0" w:space="0" w:color="auto"/>
        <w:bottom w:val="none" w:sz="0" w:space="0" w:color="auto"/>
        <w:right w:val="none" w:sz="0" w:space="0" w:color="auto"/>
      </w:divBdr>
    </w:div>
    <w:div w:id="1243369994">
      <w:bodyDiv w:val="1"/>
      <w:marLeft w:val="0"/>
      <w:marRight w:val="0"/>
      <w:marTop w:val="0"/>
      <w:marBottom w:val="0"/>
      <w:divBdr>
        <w:top w:val="none" w:sz="0" w:space="0" w:color="auto"/>
        <w:left w:val="none" w:sz="0" w:space="0" w:color="auto"/>
        <w:bottom w:val="none" w:sz="0" w:space="0" w:color="auto"/>
        <w:right w:val="none" w:sz="0" w:space="0" w:color="auto"/>
      </w:divBdr>
    </w:div>
    <w:div w:id="1251036823">
      <w:bodyDiv w:val="1"/>
      <w:marLeft w:val="0"/>
      <w:marRight w:val="0"/>
      <w:marTop w:val="0"/>
      <w:marBottom w:val="0"/>
      <w:divBdr>
        <w:top w:val="none" w:sz="0" w:space="0" w:color="auto"/>
        <w:left w:val="none" w:sz="0" w:space="0" w:color="auto"/>
        <w:bottom w:val="none" w:sz="0" w:space="0" w:color="auto"/>
        <w:right w:val="none" w:sz="0" w:space="0" w:color="auto"/>
      </w:divBdr>
    </w:div>
    <w:div w:id="1251431909">
      <w:bodyDiv w:val="1"/>
      <w:marLeft w:val="0"/>
      <w:marRight w:val="0"/>
      <w:marTop w:val="0"/>
      <w:marBottom w:val="0"/>
      <w:divBdr>
        <w:top w:val="none" w:sz="0" w:space="0" w:color="auto"/>
        <w:left w:val="none" w:sz="0" w:space="0" w:color="auto"/>
        <w:bottom w:val="none" w:sz="0" w:space="0" w:color="auto"/>
        <w:right w:val="none" w:sz="0" w:space="0" w:color="auto"/>
      </w:divBdr>
    </w:div>
    <w:div w:id="1262031566">
      <w:bodyDiv w:val="1"/>
      <w:marLeft w:val="0"/>
      <w:marRight w:val="0"/>
      <w:marTop w:val="0"/>
      <w:marBottom w:val="0"/>
      <w:divBdr>
        <w:top w:val="none" w:sz="0" w:space="0" w:color="auto"/>
        <w:left w:val="none" w:sz="0" w:space="0" w:color="auto"/>
        <w:bottom w:val="none" w:sz="0" w:space="0" w:color="auto"/>
        <w:right w:val="none" w:sz="0" w:space="0" w:color="auto"/>
      </w:divBdr>
    </w:div>
    <w:div w:id="1268197901">
      <w:bodyDiv w:val="1"/>
      <w:marLeft w:val="0"/>
      <w:marRight w:val="0"/>
      <w:marTop w:val="0"/>
      <w:marBottom w:val="0"/>
      <w:divBdr>
        <w:top w:val="none" w:sz="0" w:space="0" w:color="auto"/>
        <w:left w:val="none" w:sz="0" w:space="0" w:color="auto"/>
        <w:bottom w:val="none" w:sz="0" w:space="0" w:color="auto"/>
        <w:right w:val="none" w:sz="0" w:space="0" w:color="auto"/>
      </w:divBdr>
    </w:div>
    <w:div w:id="1268461277">
      <w:bodyDiv w:val="1"/>
      <w:marLeft w:val="0"/>
      <w:marRight w:val="0"/>
      <w:marTop w:val="0"/>
      <w:marBottom w:val="0"/>
      <w:divBdr>
        <w:top w:val="none" w:sz="0" w:space="0" w:color="auto"/>
        <w:left w:val="none" w:sz="0" w:space="0" w:color="auto"/>
        <w:bottom w:val="none" w:sz="0" w:space="0" w:color="auto"/>
        <w:right w:val="none" w:sz="0" w:space="0" w:color="auto"/>
      </w:divBdr>
    </w:div>
    <w:div w:id="1270889179">
      <w:bodyDiv w:val="1"/>
      <w:marLeft w:val="0"/>
      <w:marRight w:val="0"/>
      <w:marTop w:val="0"/>
      <w:marBottom w:val="0"/>
      <w:divBdr>
        <w:top w:val="none" w:sz="0" w:space="0" w:color="auto"/>
        <w:left w:val="none" w:sz="0" w:space="0" w:color="auto"/>
        <w:bottom w:val="none" w:sz="0" w:space="0" w:color="auto"/>
        <w:right w:val="none" w:sz="0" w:space="0" w:color="auto"/>
      </w:divBdr>
    </w:div>
    <w:div w:id="1273786778">
      <w:bodyDiv w:val="1"/>
      <w:marLeft w:val="0"/>
      <w:marRight w:val="0"/>
      <w:marTop w:val="0"/>
      <w:marBottom w:val="0"/>
      <w:divBdr>
        <w:top w:val="none" w:sz="0" w:space="0" w:color="auto"/>
        <w:left w:val="none" w:sz="0" w:space="0" w:color="auto"/>
        <w:bottom w:val="none" w:sz="0" w:space="0" w:color="auto"/>
        <w:right w:val="none" w:sz="0" w:space="0" w:color="auto"/>
      </w:divBdr>
    </w:div>
    <w:div w:id="1275747531">
      <w:bodyDiv w:val="1"/>
      <w:marLeft w:val="0"/>
      <w:marRight w:val="0"/>
      <w:marTop w:val="0"/>
      <w:marBottom w:val="0"/>
      <w:divBdr>
        <w:top w:val="none" w:sz="0" w:space="0" w:color="auto"/>
        <w:left w:val="none" w:sz="0" w:space="0" w:color="auto"/>
        <w:bottom w:val="none" w:sz="0" w:space="0" w:color="auto"/>
        <w:right w:val="none" w:sz="0" w:space="0" w:color="auto"/>
      </w:divBdr>
    </w:div>
    <w:div w:id="1275865892">
      <w:bodyDiv w:val="1"/>
      <w:marLeft w:val="0"/>
      <w:marRight w:val="0"/>
      <w:marTop w:val="0"/>
      <w:marBottom w:val="0"/>
      <w:divBdr>
        <w:top w:val="none" w:sz="0" w:space="0" w:color="auto"/>
        <w:left w:val="none" w:sz="0" w:space="0" w:color="auto"/>
        <w:bottom w:val="none" w:sz="0" w:space="0" w:color="auto"/>
        <w:right w:val="none" w:sz="0" w:space="0" w:color="auto"/>
      </w:divBdr>
    </w:div>
    <w:div w:id="1285312252">
      <w:bodyDiv w:val="1"/>
      <w:marLeft w:val="0"/>
      <w:marRight w:val="0"/>
      <w:marTop w:val="0"/>
      <w:marBottom w:val="0"/>
      <w:divBdr>
        <w:top w:val="none" w:sz="0" w:space="0" w:color="auto"/>
        <w:left w:val="none" w:sz="0" w:space="0" w:color="auto"/>
        <w:bottom w:val="none" w:sz="0" w:space="0" w:color="auto"/>
        <w:right w:val="none" w:sz="0" w:space="0" w:color="auto"/>
      </w:divBdr>
      <w:divsChild>
        <w:div w:id="972369908">
          <w:marLeft w:val="750"/>
          <w:marRight w:val="0"/>
          <w:marTop w:val="0"/>
          <w:marBottom w:val="375"/>
          <w:divBdr>
            <w:top w:val="none" w:sz="0" w:space="0" w:color="auto"/>
            <w:left w:val="none" w:sz="0" w:space="0" w:color="auto"/>
            <w:bottom w:val="none" w:sz="0" w:space="0" w:color="auto"/>
            <w:right w:val="none" w:sz="0" w:space="0" w:color="auto"/>
          </w:divBdr>
        </w:div>
      </w:divsChild>
    </w:div>
    <w:div w:id="1287657648">
      <w:bodyDiv w:val="1"/>
      <w:marLeft w:val="0"/>
      <w:marRight w:val="0"/>
      <w:marTop w:val="0"/>
      <w:marBottom w:val="0"/>
      <w:divBdr>
        <w:top w:val="none" w:sz="0" w:space="0" w:color="auto"/>
        <w:left w:val="none" w:sz="0" w:space="0" w:color="auto"/>
        <w:bottom w:val="none" w:sz="0" w:space="0" w:color="auto"/>
        <w:right w:val="none" w:sz="0" w:space="0" w:color="auto"/>
      </w:divBdr>
    </w:div>
    <w:div w:id="1292395065">
      <w:bodyDiv w:val="1"/>
      <w:marLeft w:val="0"/>
      <w:marRight w:val="0"/>
      <w:marTop w:val="0"/>
      <w:marBottom w:val="0"/>
      <w:divBdr>
        <w:top w:val="none" w:sz="0" w:space="0" w:color="auto"/>
        <w:left w:val="none" w:sz="0" w:space="0" w:color="auto"/>
        <w:bottom w:val="none" w:sz="0" w:space="0" w:color="auto"/>
        <w:right w:val="none" w:sz="0" w:space="0" w:color="auto"/>
      </w:divBdr>
    </w:div>
    <w:div w:id="1307122787">
      <w:bodyDiv w:val="1"/>
      <w:marLeft w:val="0"/>
      <w:marRight w:val="0"/>
      <w:marTop w:val="0"/>
      <w:marBottom w:val="0"/>
      <w:divBdr>
        <w:top w:val="none" w:sz="0" w:space="0" w:color="auto"/>
        <w:left w:val="none" w:sz="0" w:space="0" w:color="auto"/>
        <w:bottom w:val="none" w:sz="0" w:space="0" w:color="auto"/>
        <w:right w:val="none" w:sz="0" w:space="0" w:color="auto"/>
      </w:divBdr>
    </w:div>
    <w:div w:id="1310555067">
      <w:bodyDiv w:val="1"/>
      <w:marLeft w:val="0"/>
      <w:marRight w:val="0"/>
      <w:marTop w:val="0"/>
      <w:marBottom w:val="0"/>
      <w:divBdr>
        <w:top w:val="none" w:sz="0" w:space="0" w:color="auto"/>
        <w:left w:val="none" w:sz="0" w:space="0" w:color="auto"/>
        <w:bottom w:val="none" w:sz="0" w:space="0" w:color="auto"/>
        <w:right w:val="none" w:sz="0" w:space="0" w:color="auto"/>
      </w:divBdr>
    </w:div>
    <w:div w:id="1317954563">
      <w:bodyDiv w:val="1"/>
      <w:marLeft w:val="0"/>
      <w:marRight w:val="0"/>
      <w:marTop w:val="0"/>
      <w:marBottom w:val="0"/>
      <w:divBdr>
        <w:top w:val="none" w:sz="0" w:space="0" w:color="auto"/>
        <w:left w:val="none" w:sz="0" w:space="0" w:color="auto"/>
        <w:bottom w:val="none" w:sz="0" w:space="0" w:color="auto"/>
        <w:right w:val="none" w:sz="0" w:space="0" w:color="auto"/>
      </w:divBdr>
      <w:divsChild>
        <w:div w:id="1154638004">
          <w:marLeft w:val="547"/>
          <w:marRight w:val="0"/>
          <w:marTop w:val="0"/>
          <w:marBottom w:val="0"/>
          <w:divBdr>
            <w:top w:val="none" w:sz="0" w:space="0" w:color="auto"/>
            <w:left w:val="none" w:sz="0" w:space="0" w:color="auto"/>
            <w:bottom w:val="none" w:sz="0" w:space="0" w:color="auto"/>
            <w:right w:val="none" w:sz="0" w:space="0" w:color="auto"/>
          </w:divBdr>
        </w:div>
        <w:div w:id="605626021">
          <w:marLeft w:val="1166"/>
          <w:marRight w:val="0"/>
          <w:marTop w:val="0"/>
          <w:marBottom w:val="0"/>
          <w:divBdr>
            <w:top w:val="none" w:sz="0" w:space="0" w:color="auto"/>
            <w:left w:val="none" w:sz="0" w:space="0" w:color="auto"/>
            <w:bottom w:val="none" w:sz="0" w:space="0" w:color="auto"/>
            <w:right w:val="none" w:sz="0" w:space="0" w:color="auto"/>
          </w:divBdr>
        </w:div>
        <w:div w:id="537551061">
          <w:marLeft w:val="1800"/>
          <w:marRight w:val="0"/>
          <w:marTop w:val="0"/>
          <w:marBottom w:val="0"/>
          <w:divBdr>
            <w:top w:val="none" w:sz="0" w:space="0" w:color="auto"/>
            <w:left w:val="none" w:sz="0" w:space="0" w:color="auto"/>
            <w:bottom w:val="none" w:sz="0" w:space="0" w:color="auto"/>
            <w:right w:val="none" w:sz="0" w:space="0" w:color="auto"/>
          </w:divBdr>
        </w:div>
        <w:div w:id="2086218526">
          <w:marLeft w:val="2520"/>
          <w:marRight w:val="0"/>
          <w:marTop w:val="0"/>
          <w:marBottom w:val="0"/>
          <w:divBdr>
            <w:top w:val="none" w:sz="0" w:space="0" w:color="auto"/>
            <w:left w:val="none" w:sz="0" w:space="0" w:color="auto"/>
            <w:bottom w:val="none" w:sz="0" w:space="0" w:color="auto"/>
            <w:right w:val="none" w:sz="0" w:space="0" w:color="auto"/>
          </w:divBdr>
        </w:div>
        <w:div w:id="1978141203">
          <w:marLeft w:val="3240"/>
          <w:marRight w:val="0"/>
          <w:marTop w:val="0"/>
          <w:marBottom w:val="0"/>
          <w:divBdr>
            <w:top w:val="none" w:sz="0" w:space="0" w:color="auto"/>
            <w:left w:val="none" w:sz="0" w:space="0" w:color="auto"/>
            <w:bottom w:val="none" w:sz="0" w:space="0" w:color="auto"/>
            <w:right w:val="none" w:sz="0" w:space="0" w:color="auto"/>
          </w:divBdr>
        </w:div>
        <w:div w:id="1951087654">
          <w:marLeft w:val="3960"/>
          <w:marRight w:val="0"/>
          <w:marTop w:val="0"/>
          <w:marBottom w:val="0"/>
          <w:divBdr>
            <w:top w:val="none" w:sz="0" w:space="0" w:color="auto"/>
            <w:left w:val="none" w:sz="0" w:space="0" w:color="auto"/>
            <w:bottom w:val="none" w:sz="0" w:space="0" w:color="auto"/>
            <w:right w:val="none" w:sz="0" w:space="0" w:color="auto"/>
          </w:divBdr>
        </w:div>
        <w:div w:id="785856427">
          <w:marLeft w:val="3240"/>
          <w:marRight w:val="0"/>
          <w:marTop w:val="0"/>
          <w:marBottom w:val="0"/>
          <w:divBdr>
            <w:top w:val="none" w:sz="0" w:space="0" w:color="auto"/>
            <w:left w:val="none" w:sz="0" w:space="0" w:color="auto"/>
            <w:bottom w:val="none" w:sz="0" w:space="0" w:color="auto"/>
            <w:right w:val="none" w:sz="0" w:space="0" w:color="auto"/>
          </w:divBdr>
        </w:div>
        <w:div w:id="592931410">
          <w:marLeft w:val="3960"/>
          <w:marRight w:val="0"/>
          <w:marTop w:val="0"/>
          <w:marBottom w:val="0"/>
          <w:divBdr>
            <w:top w:val="none" w:sz="0" w:space="0" w:color="auto"/>
            <w:left w:val="none" w:sz="0" w:space="0" w:color="auto"/>
            <w:bottom w:val="none" w:sz="0" w:space="0" w:color="auto"/>
            <w:right w:val="none" w:sz="0" w:space="0" w:color="auto"/>
          </w:divBdr>
        </w:div>
        <w:div w:id="868955254">
          <w:marLeft w:val="1800"/>
          <w:marRight w:val="0"/>
          <w:marTop w:val="0"/>
          <w:marBottom w:val="0"/>
          <w:divBdr>
            <w:top w:val="none" w:sz="0" w:space="0" w:color="auto"/>
            <w:left w:val="none" w:sz="0" w:space="0" w:color="auto"/>
            <w:bottom w:val="none" w:sz="0" w:space="0" w:color="auto"/>
            <w:right w:val="none" w:sz="0" w:space="0" w:color="auto"/>
          </w:divBdr>
        </w:div>
        <w:div w:id="763914326">
          <w:marLeft w:val="2520"/>
          <w:marRight w:val="0"/>
          <w:marTop w:val="0"/>
          <w:marBottom w:val="0"/>
          <w:divBdr>
            <w:top w:val="none" w:sz="0" w:space="0" w:color="auto"/>
            <w:left w:val="none" w:sz="0" w:space="0" w:color="auto"/>
            <w:bottom w:val="none" w:sz="0" w:space="0" w:color="auto"/>
            <w:right w:val="none" w:sz="0" w:space="0" w:color="auto"/>
          </w:divBdr>
        </w:div>
      </w:divsChild>
    </w:div>
    <w:div w:id="1324892728">
      <w:bodyDiv w:val="1"/>
      <w:marLeft w:val="0"/>
      <w:marRight w:val="0"/>
      <w:marTop w:val="0"/>
      <w:marBottom w:val="0"/>
      <w:divBdr>
        <w:top w:val="none" w:sz="0" w:space="0" w:color="auto"/>
        <w:left w:val="none" w:sz="0" w:space="0" w:color="auto"/>
        <w:bottom w:val="none" w:sz="0" w:space="0" w:color="auto"/>
        <w:right w:val="none" w:sz="0" w:space="0" w:color="auto"/>
      </w:divBdr>
    </w:div>
    <w:div w:id="1328820848">
      <w:bodyDiv w:val="1"/>
      <w:marLeft w:val="0"/>
      <w:marRight w:val="0"/>
      <w:marTop w:val="0"/>
      <w:marBottom w:val="0"/>
      <w:divBdr>
        <w:top w:val="none" w:sz="0" w:space="0" w:color="auto"/>
        <w:left w:val="none" w:sz="0" w:space="0" w:color="auto"/>
        <w:bottom w:val="none" w:sz="0" w:space="0" w:color="auto"/>
        <w:right w:val="none" w:sz="0" w:space="0" w:color="auto"/>
      </w:divBdr>
    </w:div>
    <w:div w:id="1333099440">
      <w:bodyDiv w:val="1"/>
      <w:marLeft w:val="0"/>
      <w:marRight w:val="0"/>
      <w:marTop w:val="0"/>
      <w:marBottom w:val="0"/>
      <w:divBdr>
        <w:top w:val="none" w:sz="0" w:space="0" w:color="auto"/>
        <w:left w:val="none" w:sz="0" w:space="0" w:color="auto"/>
        <w:bottom w:val="none" w:sz="0" w:space="0" w:color="auto"/>
        <w:right w:val="none" w:sz="0" w:space="0" w:color="auto"/>
      </w:divBdr>
    </w:div>
    <w:div w:id="1336107755">
      <w:bodyDiv w:val="1"/>
      <w:marLeft w:val="0"/>
      <w:marRight w:val="0"/>
      <w:marTop w:val="0"/>
      <w:marBottom w:val="0"/>
      <w:divBdr>
        <w:top w:val="none" w:sz="0" w:space="0" w:color="auto"/>
        <w:left w:val="none" w:sz="0" w:space="0" w:color="auto"/>
        <w:bottom w:val="none" w:sz="0" w:space="0" w:color="auto"/>
        <w:right w:val="none" w:sz="0" w:space="0" w:color="auto"/>
      </w:divBdr>
    </w:div>
    <w:div w:id="1344357374">
      <w:bodyDiv w:val="1"/>
      <w:marLeft w:val="0"/>
      <w:marRight w:val="0"/>
      <w:marTop w:val="0"/>
      <w:marBottom w:val="0"/>
      <w:divBdr>
        <w:top w:val="none" w:sz="0" w:space="0" w:color="auto"/>
        <w:left w:val="none" w:sz="0" w:space="0" w:color="auto"/>
        <w:bottom w:val="none" w:sz="0" w:space="0" w:color="auto"/>
        <w:right w:val="none" w:sz="0" w:space="0" w:color="auto"/>
      </w:divBdr>
    </w:div>
    <w:div w:id="1358508917">
      <w:bodyDiv w:val="1"/>
      <w:marLeft w:val="0"/>
      <w:marRight w:val="0"/>
      <w:marTop w:val="0"/>
      <w:marBottom w:val="0"/>
      <w:divBdr>
        <w:top w:val="none" w:sz="0" w:space="0" w:color="auto"/>
        <w:left w:val="none" w:sz="0" w:space="0" w:color="auto"/>
        <w:bottom w:val="none" w:sz="0" w:space="0" w:color="auto"/>
        <w:right w:val="none" w:sz="0" w:space="0" w:color="auto"/>
      </w:divBdr>
    </w:div>
    <w:div w:id="1361930509">
      <w:bodyDiv w:val="1"/>
      <w:marLeft w:val="0"/>
      <w:marRight w:val="0"/>
      <w:marTop w:val="0"/>
      <w:marBottom w:val="0"/>
      <w:divBdr>
        <w:top w:val="none" w:sz="0" w:space="0" w:color="auto"/>
        <w:left w:val="none" w:sz="0" w:space="0" w:color="auto"/>
        <w:bottom w:val="none" w:sz="0" w:space="0" w:color="auto"/>
        <w:right w:val="none" w:sz="0" w:space="0" w:color="auto"/>
      </w:divBdr>
    </w:div>
    <w:div w:id="1369380653">
      <w:bodyDiv w:val="1"/>
      <w:marLeft w:val="0"/>
      <w:marRight w:val="0"/>
      <w:marTop w:val="0"/>
      <w:marBottom w:val="0"/>
      <w:divBdr>
        <w:top w:val="none" w:sz="0" w:space="0" w:color="auto"/>
        <w:left w:val="none" w:sz="0" w:space="0" w:color="auto"/>
        <w:bottom w:val="none" w:sz="0" w:space="0" w:color="auto"/>
        <w:right w:val="none" w:sz="0" w:space="0" w:color="auto"/>
      </w:divBdr>
    </w:div>
    <w:div w:id="1374505354">
      <w:bodyDiv w:val="1"/>
      <w:marLeft w:val="0"/>
      <w:marRight w:val="0"/>
      <w:marTop w:val="0"/>
      <w:marBottom w:val="0"/>
      <w:divBdr>
        <w:top w:val="none" w:sz="0" w:space="0" w:color="auto"/>
        <w:left w:val="none" w:sz="0" w:space="0" w:color="auto"/>
        <w:bottom w:val="none" w:sz="0" w:space="0" w:color="auto"/>
        <w:right w:val="none" w:sz="0" w:space="0" w:color="auto"/>
      </w:divBdr>
    </w:div>
    <w:div w:id="1377393848">
      <w:bodyDiv w:val="1"/>
      <w:marLeft w:val="0"/>
      <w:marRight w:val="0"/>
      <w:marTop w:val="0"/>
      <w:marBottom w:val="0"/>
      <w:divBdr>
        <w:top w:val="none" w:sz="0" w:space="0" w:color="auto"/>
        <w:left w:val="none" w:sz="0" w:space="0" w:color="auto"/>
        <w:bottom w:val="none" w:sz="0" w:space="0" w:color="auto"/>
        <w:right w:val="none" w:sz="0" w:space="0" w:color="auto"/>
      </w:divBdr>
    </w:div>
    <w:div w:id="1379088726">
      <w:bodyDiv w:val="1"/>
      <w:marLeft w:val="0"/>
      <w:marRight w:val="0"/>
      <w:marTop w:val="0"/>
      <w:marBottom w:val="0"/>
      <w:divBdr>
        <w:top w:val="none" w:sz="0" w:space="0" w:color="auto"/>
        <w:left w:val="none" w:sz="0" w:space="0" w:color="auto"/>
        <w:bottom w:val="none" w:sz="0" w:space="0" w:color="auto"/>
        <w:right w:val="none" w:sz="0" w:space="0" w:color="auto"/>
      </w:divBdr>
    </w:div>
    <w:div w:id="1382947372">
      <w:bodyDiv w:val="1"/>
      <w:marLeft w:val="0"/>
      <w:marRight w:val="0"/>
      <w:marTop w:val="0"/>
      <w:marBottom w:val="0"/>
      <w:divBdr>
        <w:top w:val="none" w:sz="0" w:space="0" w:color="auto"/>
        <w:left w:val="none" w:sz="0" w:space="0" w:color="auto"/>
        <w:bottom w:val="none" w:sz="0" w:space="0" w:color="auto"/>
        <w:right w:val="none" w:sz="0" w:space="0" w:color="auto"/>
      </w:divBdr>
    </w:div>
    <w:div w:id="1392535564">
      <w:bodyDiv w:val="1"/>
      <w:marLeft w:val="0"/>
      <w:marRight w:val="0"/>
      <w:marTop w:val="0"/>
      <w:marBottom w:val="0"/>
      <w:divBdr>
        <w:top w:val="none" w:sz="0" w:space="0" w:color="auto"/>
        <w:left w:val="none" w:sz="0" w:space="0" w:color="auto"/>
        <w:bottom w:val="none" w:sz="0" w:space="0" w:color="auto"/>
        <w:right w:val="none" w:sz="0" w:space="0" w:color="auto"/>
      </w:divBdr>
    </w:div>
    <w:div w:id="1393577386">
      <w:bodyDiv w:val="1"/>
      <w:marLeft w:val="0"/>
      <w:marRight w:val="0"/>
      <w:marTop w:val="0"/>
      <w:marBottom w:val="0"/>
      <w:divBdr>
        <w:top w:val="none" w:sz="0" w:space="0" w:color="auto"/>
        <w:left w:val="none" w:sz="0" w:space="0" w:color="auto"/>
        <w:bottom w:val="none" w:sz="0" w:space="0" w:color="auto"/>
        <w:right w:val="none" w:sz="0" w:space="0" w:color="auto"/>
      </w:divBdr>
    </w:div>
    <w:div w:id="1394281236">
      <w:bodyDiv w:val="1"/>
      <w:marLeft w:val="0"/>
      <w:marRight w:val="0"/>
      <w:marTop w:val="0"/>
      <w:marBottom w:val="0"/>
      <w:divBdr>
        <w:top w:val="none" w:sz="0" w:space="0" w:color="auto"/>
        <w:left w:val="none" w:sz="0" w:space="0" w:color="auto"/>
        <w:bottom w:val="none" w:sz="0" w:space="0" w:color="auto"/>
        <w:right w:val="none" w:sz="0" w:space="0" w:color="auto"/>
      </w:divBdr>
      <w:divsChild>
        <w:div w:id="1488470180">
          <w:marLeft w:val="360"/>
          <w:marRight w:val="0"/>
          <w:marTop w:val="0"/>
          <w:marBottom w:val="0"/>
          <w:divBdr>
            <w:top w:val="none" w:sz="0" w:space="0" w:color="auto"/>
            <w:left w:val="none" w:sz="0" w:space="0" w:color="auto"/>
            <w:bottom w:val="none" w:sz="0" w:space="0" w:color="auto"/>
            <w:right w:val="none" w:sz="0" w:space="0" w:color="auto"/>
          </w:divBdr>
        </w:div>
        <w:div w:id="1002199454">
          <w:marLeft w:val="360"/>
          <w:marRight w:val="0"/>
          <w:marTop w:val="0"/>
          <w:marBottom w:val="0"/>
          <w:divBdr>
            <w:top w:val="none" w:sz="0" w:space="0" w:color="auto"/>
            <w:left w:val="none" w:sz="0" w:space="0" w:color="auto"/>
            <w:bottom w:val="none" w:sz="0" w:space="0" w:color="auto"/>
            <w:right w:val="none" w:sz="0" w:space="0" w:color="auto"/>
          </w:divBdr>
        </w:div>
        <w:div w:id="641545862">
          <w:marLeft w:val="360"/>
          <w:marRight w:val="0"/>
          <w:marTop w:val="0"/>
          <w:marBottom w:val="0"/>
          <w:divBdr>
            <w:top w:val="none" w:sz="0" w:space="0" w:color="auto"/>
            <w:left w:val="none" w:sz="0" w:space="0" w:color="auto"/>
            <w:bottom w:val="none" w:sz="0" w:space="0" w:color="auto"/>
            <w:right w:val="none" w:sz="0" w:space="0" w:color="auto"/>
          </w:divBdr>
        </w:div>
        <w:div w:id="1360476182">
          <w:marLeft w:val="360"/>
          <w:marRight w:val="0"/>
          <w:marTop w:val="0"/>
          <w:marBottom w:val="0"/>
          <w:divBdr>
            <w:top w:val="none" w:sz="0" w:space="0" w:color="auto"/>
            <w:left w:val="none" w:sz="0" w:space="0" w:color="auto"/>
            <w:bottom w:val="none" w:sz="0" w:space="0" w:color="auto"/>
            <w:right w:val="none" w:sz="0" w:space="0" w:color="auto"/>
          </w:divBdr>
        </w:div>
        <w:div w:id="1364672014">
          <w:marLeft w:val="360"/>
          <w:marRight w:val="0"/>
          <w:marTop w:val="0"/>
          <w:marBottom w:val="0"/>
          <w:divBdr>
            <w:top w:val="none" w:sz="0" w:space="0" w:color="auto"/>
            <w:left w:val="none" w:sz="0" w:space="0" w:color="auto"/>
            <w:bottom w:val="none" w:sz="0" w:space="0" w:color="auto"/>
            <w:right w:val="none" w:sz="0" w:space="0" w:color="auto"/>
          </w:divBdr>
        </w:div>
        <w:div w:id="1049648117">
          <w:marLeft w:val="360"/>
          <w:marRight w:val="0"/>
          <w:marTop w:val="0"/>
          <w:marBottom w:val="0"/>
          <w:divBdr>
            <w:top w:val="none" w:sz="0" w:space="0" w:color="auto"/>
            <w:left w:val="none" w:sz="0" w:space="0" w:color="auto"/>
            <w:bottom w:val="none" w:sz="0" w:space="0" w:color="auto"/>
            <w:right w:val="none" w:sz="0" w:space="0" w:color="auto"/>
          </w:divBdr>
        </w:div>
        <w:div w:id="627515460">
          <w:marLeft w:val="360"/>
          <w:marRight w:val="0"/>
          <w:marTop w:val="0"/>
          <w:marBottom w:val="0"/>
          <w:divBdr>
            <w:top w:val="none" w:sz="0" w:space="0" w:color="auto"/>
            <w:left w:val="none" w:sz="0" w:space="0" w:color="auto"/>
            <w:bottom w:val="none" w:sz="0" w:space="0" w:color="auto"/>
            <w:right w:val="none" w:sz="0" w:space="0" w:color="auto"/>
          </w:divBdr>
        </w:div>
      </w:divsChild>
    </w:div>
    <w:div w:id="1397776207">
      <w:bodyDiv w:val="1"/>
      <w:marLeft w:val="0"/>
      <w:marRight w:val="0"/>
      <w:marTop w:val="0"/>
      <w:marBottom w:val="0"/>
      <w:divBdr>
        <w:top w:val="none" w:sz="0" w:space="0" w:color="auto"/>
        <w:left w:val="none" w:sz="0" w:space="0" w:color="auto"/>
        <w:bottom w:val="none" w:sz="0" w:space="0" w:color="auto"/>
        <w:right w:val="none" w:sz="0" w:space="0" w:color="auto"/>
      </w:divBdr>
    </w:div>
    <w:div w:id="1398744362">
      <w:bodyDiv w:val="1"/>
      <w:marLeft w:val="0"/>
      <w:marRight w:val="0"/>
      <w:marTop w:val="0"/>
      <w:marBottom w:val="0"/>
      <w:divBdr>
        <w:top w:val="none" w:sz="0" w:space="0" w:color="auto"/>
        <w:left w:val="none" w:sz="0" w:space="0" w:color="auto"/>
        <w:bottom w:val="none" w:sz="0" w:space="0" w:color="auto"/>
        <w:right w:val="none" w:sz="0" w:space="0" w:color="auto"/>
      </w:divBdr>
    </w:div>
    <w:div w:id="1402213329">
      <w:bodyDiv w:val="1"/>
      <w:marLeft w:val="0"/>
      <w:marRight w:val="0"/>
      <w:marTop w:val="0"/>
      <w:marBottom w:val="0"/>
      <w:divBdr>
        <w:top w:val="none" w:sz="0" w:space="0" w:color="auto"/>
        <w:left w:val="none" w:sz="0" w:space="0" w:color="auto"/>
        <w:bottom w:val="none" w:sz="0" w:space="0" w:color="auto"/>
        <w:right w:val="none" w:sz="0" w:space="0" w:color="auto"/>
      </w:divBdr>
    </w:div>
    <w:div w:id="1403529542">
      <w:bodyDiv w:val="1"/>
      <w:marLeft w:val="0"/>
      <w:marRight w:val="0"/>
      <w:marTop w:val="0"/>
      <w:marBottom w:val="0"/>
      <w:divBdr>
        <w:top w:val="none" w:sz="0" w:space="0" w:color="auto"/>
        <w:left w:val="none" w:sz="0" w:space="0" w:color="auto"/>
        <w:bottom w:val="none" w:sz="0" w:space="0" w:color="auto"/>
        <w:right w:val="none" w:sz="0" w:space="0" w:color="auto"/>
      </w:divBdr>
      <w:divsChild>
        <w:div w:id="45299324">
          <w:marLeft w:val="0"/>
          <w:marRight w:val="0"/>
          <w:marTop w:val="0"/>
          <w:marBottom w:val="0"/>
          <w:divBdr>
            <w:top w:val="none" w:sz="0" w:space="0" w:color="auto"/>
            <w:left w:val="none" w:sz="0" w:space="0" w:color="auto"/>
            <w:bottom w:val="none" w:sz="0" w:space="0" w:color="auto"/>
            <w:right w:val="none" w:sz="0" w:space="0" w:color="auto"/>
          </w:divBdr>
          <w:divsChild>
            <w:div w:id="495539313">
              <w:marLeft w:val="0"/>
              <w:marRight w:val="0"/>
              <w:marTop w:val="0"/>
              <w:marBottom w:val="0"/>
              <w:divBdr>
                <w:top w:val="none" w:sz="0" w:space="0" w:color="auto"/>
                <w:left w:val="none" w:sz="0" w:space="0" w:color="auto"/>
                <w:bottom w:val="none" w:sz="0" w:space="0" w:color="auto"/>
                <w:right w:val="none" w:sz="0" w:space="0" w:color="auto"/>
              </w:divBdr>
              <w:divsChild>
                <w:div w:id="6134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466">
      <w:bodyDiv w:val="1"/>
      <w:marLeft w:val="0"/>
      <w:marRight w:val="0"/>
      <w:marTop w:val="0"/>
      <w:marBottom w:val="0"/>
      <w:divBdr>
        <w:top w:val="none" w:sz="0" w:space="0" w:color="auto"/>
        <w:left w:val="none" w:sz="0" w:space="0" w:color="auto"/>
        <w:bottom w:val="none" w:sz="0" w:space="0" w:color="auto"/>
        <w:right w:val="none" w:sz="0" w:space="0" w:color="auto"/>
      </w:divBdr>
    </w:div>
    <w:div w:id="1406493176">
      <w:bodyDiv w:val="1"/>
      <w:marLeft w:val="0"/>
      <w:marRight w:val="0"/>
      <w:marTop w:val="0"/>
      <w:marBottom w:val="0"/>
      <w:divBdr>
        <w:top w:val="none" w:sz="0" w:space="0" w:color="auto"/>
        <w:left w:val="none" w:sz="0" w:space="0" w:color="auto"/>
        <w:bottom w:val="none" w:sz="0" w:space="0" w:color="auto"/>
        <w:right w:val="none" w:sz="0" w:space="0" w:color="auto"/>
      </w:divBdr>
    </w:div>
    <w:div w:id="1418208943">
      <w:bodyDiv w:val="1"/>
      <w:marLeft w:val="0"/>
      <w:marRight w:val="0"/>
      <w:marTop w:val="0"/>
      <w:marBottom w:val="0"/>
      <w:divBdr>
        <w:top w:val="none" w:sz="0" w:space="0" w:color="auto"/>
        <w:left w:val="none" w:sz="0" w:space="0" w:color="auto"/>
        <w:bottom w:val="none" w:sz="0" w:space="0" w:color="auto"/>
        <w:right w:val="none" w:sz="0" w:space="0" w:color="auto"/>
      </w:divBdr>
    </w:div>
    <w:div w:id="1423992726">
      <w:bodyDiv w:val="1"/>
      <w:marLeft w:val="0"/>
      <w:marRight w:val="0"/>
      <w:marTop w:val="0"/>
      <w:marBottom w:val="0"/>
      <w:divBdr>
        <w:top w:val="none" w:sz="0" w:space="0" w:color="auto"/>
        <w:left w:val="none" w:sz="0" w:space="0" w:color="auto"/>
        <w:bottom w:val="none" w:sz="0" w:space="0" w:color="auto"/>
        <w:right w:val="none" w:sz="0" w:space="0" w:color="auto"/>
      </w:divBdr>
    </w:div>
    <w:div w:id="1432433241">
      <w:bodyDiv w:val="1"/>
      <w:marLeft w:val="0"/>
      <w:marRight w:val="0"/>
      <w:marTop w:val="0"/>
      <w:marBottom w:val="0"/>
      <w:divBdr>
        <w:top w:val="none" w:sz="0" w:space="0" w:color="auto"/>
        <w:left w:val="none" w:sz="0" w:space="0" w:color="auto"/>
        <w:bottom w:val="none" w:sz="0" w:space="0" w:color="auto"/>
        <w:right w:val="none" w:sz="0" w:space="0" w:color="auto"/>
      </w:divBdr>
    </w:div>
    <w:div w:id="1451508957">
      <w:bodyDiv w:val="1"/>
      <w:marLeft w:val="0"/>
      <w:marRight w:val="0"/>
      <w:marTop w:val="0"/>
      <w:marBottom w:val="0"/>
      <w:divBdr>
        <w:top w:val="none" w:sz="0" w:space="0" w:color="auto"/>
        <w:left w:val="none" w:sz="0" w:space="0" w:color="auto"/>
        <w:bottom w:val="none" w:sz="0" w:space="0" w:color="auto"/>
        <w:right w:val="none" w:sz="0" w:space="0" w:color="auto"/>
      </w:divBdr>
    </w:div>
    <w:div w:id="1465663160">
      <w:bodyDiv w:val="1"/>
      <w:marLeft w:val="0"/>
      <w:marRight w:val="0"/>
      <w:marTop w:val="0"/>
      <w:marBottom w:val="0"/>
      <w:divBdr>
        <w:top w:val="none" w:sz="0" w:space="0" w:color="auto"/>
        <w:left w:val="none" w:sz="0" w:space="0" w:color="auto"/>
        <w:bottom w:val="none" w:sz="0" w:space="0" w:color="auto"/>
        <w:right w:val="none" w:sz="0" w:space="0" w:color="auto"/>
      </w:divBdr>
    </w:div>
    <w:div w:id="1465928694">
      <w:bodyDiv w:val="1"/>
      <w:marLeft w:val="0"/>
      <w:marRight w:val="0"/>
      <w:marTop w:val="0"/>
      <w:marBottom w:val="0"/>
      <w:divBdr>
        <w:top w:val="none" w:sz="0" w:space="0" w:color="auto"/>
        <w:left w:val="none" w:sz="0" w:space="0" w:color="auto"/>
        <w:bottom w:val="none" w:sz="0" w:space="0" w:color="auto"/>
        <w:right w:val="none" w:sz="0" w:space="0" w:color="auto"/>
      </w:divBdr>
    </w:div>
    <w:div w:id="1484003608">
      <w:bodyDiv w:val="1"/>
      <w:marLeft w:val="0"/>
      <w:marRight w:val="0"/>
      <w:marTop w:val="0"/>
      <w:marBottom w:val="0"/>
      <w:divBdr>
        <w:top w:val="none" w:sz="0" w:space="0" w:color="auto"/>
        <w:left w:val="none" w:sz="0" w:space="0" w:color="auto"/>
        <w:bottom w:val="none" w:sz="0" w:space="0" w:color="auto"/>
        <w:right w:val="none" w:sz="0" w:space="0" w:color="auto"/>
      </w:divBdr>
    </w:div>
    <w:div w:id="1486893375">
      <w:bodyDiv w:val="1"/>
      <w:marLeft w:val="0"/>
      <w:marRight w:val="0"/>
      <w:marTop w:val="0"/>
      <w:marBottom w:val="0"/>
      <w:divBdr>
        <w:top w:val="none" w:sz="0" w:space="0" w:color="auto"/>
        <w:left w:val="none" w:sz="0" w:space="0" w:color="auto"/>
        <w:bottom w:val="none" w:sz="0" w:space="0" w:color="auto"/>
        <w:right w:val="none" w:sz="0" w:space="0" w:color="auto"/>
      </w:divBdr>
    </w:div>
    <w:div w:id="1496725659">
      <w:bodyDiv w:val="1"/>
      <w:marLeft w:val="0"/>
      <w:marRight w:val="0"/>
      <w:marTop w:val="0"/>
      <w:marBottom w:val="0"/>
      <w:divBdr>
        <w:top w:val="none" w:sz="0" w:space="0" w:color="auto"/>
        <w:left w:val="none" w:sz="0" w:space="0" w:color="auto"/>
        <w:bottom w:val="none" w:sz="0" w:space="0" w:color="auto"/>
        <w:right w:val="none" w:sz="0" w:space="0" w:color="auto"/>
      </w:divBdr>
    </w:div>
    <w:div w:id="1497258778">
      <w:bodyDiv w:val="1"/>
      <w:marLeft w:val="0"/>
      <w:marRight w:val="0"/>
      <w:marTop w:val="0"/>
      <w:marBottom w:val="0"/>
      <w:divBdr>
        <w:top w:val="none" w:sz="0" w:space="0" w:color="auto"/>
        <w:left w:val="none" w:sz="0" w:space="0" w:color="auto"/>
        <w:bottom w:val="none" w:sz="0" w:space="0" w:color="auto"/>
        <w:right w:val="none" w:sz="0" w:space="0" w:color="auto"/>
      </w:divBdr>
    </w:div>
    <w:div w:id="1502772519">
      <w:bodyDiv w:val="1"/>
      <w:marLeft w:val="0"/>
      <w:marRight w:val="0"/>
      <w:marTop w:val="0"/>
      <w:marBottom w:val="0"/>
      <w:divBdr>
        <w:top w:val="none" w:sz="0" w:space="0" w:color="auto"/>
        <w:left w:val="none" w:sz="0" w:space="0" w:color="auto"/>
        <w:bottom w:val="none" w:sz="0" w:space="0" w:color="auto"/>
        <w:right w:val="none" w:sz="0" w:space="0" w:color="auto"/>
      </w:divBdr>
    </w:div>
    <w:div w:id="1512799296">
      <w:bodyDiv w:val="1"/>
      <w:marLeft w:val="0"/>
      <w:marRight w:val="0"/>
      <w:marTop w:val="0"/>
      <w:marBottom w:val="0"/>
      <w:divBdr>
        <w:top w:val="none" w:sz="0" w:space="0" w:color="auto"/>
        <w:left w:val="none" w:sz="0" w:space="0" w:color="auto"/>
        <w:bottom w:val="none" w:sz="0" w:space="0" w:color="auto"/>
        <w:right w:val="none" w:sz="0" w:space="0" w:color="auto"/>
      </w:divBdr>
    </w:div>
    <w:div w:id="1520313258">
      <w:bodyDiv w:val="1"/>
      <w:marLeft w:val="0"/>
      <w:marRight w:val="0"/>
      <w:marTop w:val="0"/>
      <w:marBottom w:val="0"/>
      <w:divBdr>
        <w:top w:val="none" w:sz="0" w:space="0" w:color="auto"/>
        <w:left w:val="none" w:sz="0" w:space="0" w:color="auto"/>
        <w:bottom w:val="none" w:sz="0" w:space="0" w:color="auto"/>
        <w:right w:val="none" w:sz="0" w:space="0" w:color="auto"/>
      </w:divBdr>
    </w:div>
    <w:div w:id="1526211344">
      <w:bodyDiv w:val="1"/>
      <w:marLeft w:val="0"/>
      <w:marRight w:val="0"/>
      <w:marTop w:val="0"/>
      <w:marBottom w:val="0"/>
      <w:divBdr>
        <w:top w:val="none" w:sz="0" w:space="0" w:color="auto"/>
        <w:left w:val="none" w:sz="0" w:space="0" w:color="auto"/>
        <w:bottom w:val="none" w:sz="0" w:space="0" w:color="auto"/>
        <w:right w:val="none" w:sz="0" w:space="0" w:color="auto"/>
      </w:divBdr>
    </w:div>
    <w:div w:id="1526286608">
      <w:bodyDiv w:val="1"/>
      <w:marLeft w:val="0"/>
      <w:marRight w:val="0"/>
      <w:marTop w:val="0"/>
      <w:marBottom w:val="0"/>
      <w:divBdr>
        <w:top w:val="none" w:sz="0" w:space="0" w:color="auto"/>
        <w:left w:val="none" w:sz="0" w:space="0" w:color="auto"/>
        <w:bottom w:val="none" w:sz="0" w:space="0" w:color="auto"/>
        <w:right w:val="none" w:sz="0" w:space="0" w:color="auto"/>
      </w:divBdr>
    </w:div>
    <w:div w:id="1526945967">
      <w:bodyDiv w:val="1"/>
      <w:marLeft w:val="0"/>
      <w:marRight w:val="0"/>
      <w:marTop w:val="0"/>
      <w:marBottom w:val="0"/>
      <w:divBdr>
        <w:top w:val="none" w:sz="0" w:space="0" w:color="auto"/>
        <w:left w:val="none" w:sz="0" w:space="0" w:color="auto"/>
        <w:bottom w:val="none" w:sz="0" w:space="0" w:color="auto"/>
        <w:right w:val="none" w:sz="0" w:space="0" w:color="auto"/>
      </w:divBdr>
    </w:div>
    <w:div w:id="1531531915">
      <w:bodyDiv w:val="1"/>
      <w:marLeft w:val="0"/>
      <w:marRight w:val="0"/>
      <w:marTop w:val="0"/>
      <w:marBottom w:val="0"/>
      <w:divBdr>
        <w:top w:val="none" w:sz="0" w:space="0" w:color="auto"/>
        <w:left w:val="none" w:sz="0" w:space="0" w:color="auto"/>
        <w:bottom w:val="none" w:sz="0" w:space="0" w:color="auto"/>
        <w:right w:val="none" w:sz="0" w:space="0" w:color="auto"/>
      </w:divBdr>
    </w:div>
    <w:div w:id="1533956737">
      <w:bodyDiv w:val="1"/>
      <w:marLeft w:val="0"/>
      <w:marRight w:val="0"/>
      <w:marTop w:val="0"/>
      <w:marBottom w:val="0"/>
      <w:divBdr>
        <w:top w:val="none" w:sz="0" w:space="0" w:color="auto"/>
        <w:left w:val="none" w:sz="0" w:space="0" w:color="auto"/>
        <w:bottom w:val="none" w:sz="0" w:space="0" w:color="auto"/>
        <w:right w:val="none" w:sz="0" w:space="0" w:color="auto"/>
      </w:divBdr>
    </w:div>
    <w:div w:id="1535340646">
      <w:bodyDiv w:val="1"/>
      <w:marLeft w:val="0"/>
      <w:marRight w:val="0"/>
      <w:marTop w:val="0"/>
      <w:marBottom w:val="0"/>
      <w:divBdr>
        <w:top w:val="none" w:sz="0" w:space="0" w:color="auto"/>
        <w:left w:val="none" w:sz="0" w:space="0" w:color="auto"/>
        <w:bottom w:val="none" w:sz="0" w:space="0" w:color="auto"/>
        <w:right w:val="none" w:sz="0" w:space="0" w:color="auto"/>
      </w:divBdr>
    </w:div>
    <w:div w:id="1539003331">
      <w:bodyDiv w:val="1"/>
      <w:marLeft w:val="0"/>
      <w:marRight w:val="0"/>
      <w:marTop w:val="0"/>
      <w:marBottom w:val="0"/>
      <w:divBdr>
        <w:top w:val="none" w:sz="0" w:space="0" w:color="auto"/>
        <w:left w:val="none" w:sz="0" w:space="0" w:color="auto"/>
        <w:bottom w:val="none" w:sz="0" w:space="0" w:color="auto"/>
        <w:right w:val="none" w:sz="0" w:space="0" w:color="auto"/>
      </w:divBdr>
    </w:div>
    <w:div w:id="1539196179">
      <w:bodyDiv w:val="1"/>
      <w:marLeft w:val="0"/>
      <w:marRight w:val="0"/>
      <w:marTop w:val="0"/>
      <w:marBottom w:val="0"/>
      <w:divBdr>
        <w:top w:val="none" w:sz="0" w:space="0" w:color="auto"/>
        <w:left w:val="none" w:sz="0" w:space="0" w:color="auto"/>
        <w:bottom w:val="none" w:sz="0" w:space="0" w:color="auto"/>
        <w:right w:val="none" w:sz="0" w:space="0" w:color="auto"/>
      </w:divBdr>
    </w:div>
    <w:div w:id="1539586778">
      <w:bodyDiv w:val="1"/>
      <w:marLeft w:val="0"/>
      <w:marRight w:val="0"/>
      <w:marTop w:val="0"/>
      <w:marBottom w:val="0"/>
      <w:divBdr>
        <w:top w:val="none" w:sz="0" w:space="0" w:color="auto"/>
        <w:left w:val="none" w:sz="0" w:space="0" w:color="auto"/>
        <w:bottom w:val="none" w:sz="0" w:space="0" w:color="auto"/>
        <w:right w:val="none" w:sz="0" w:space="0" w:color="auto"/>
      </w:divBdr>
    </w:div>
    <w:div w:id="1555506621">
      <w:bodyDiv w:val="1"/>
      <w:marLeft w:val="0"/>
      <w:marRight w:val="0"/>
      <w:marTop w:val="0"/>
      <w:marBottom w:val="0"/>
      <w:divBdr>
        <w:top w:val="none" w:sz="0" w:space="0" w:color="auto"/>
        <w:left w:val="none" w:sz="0" w:space="0" w:color="auto"/>
        <w:bottom w:val="none" w:sz="0" w:space="0" w:color="auto"/>
        <w:right w:val="none" w:sz="0" w:space="0" w:color="auto"/>
      </w:divBdr>
    </w:div>
    <w:div w:id="1582983550">
      <w:bodyDiv w:val="1"/>
      <w:marLeft w:val="0"/>
      <w:marRight w:val="0"/>
      <w:marTop w:val="0"/>
      <w:marBottom w:val="0"/>
      <w:divBdr>
        <w:top w:val="none" w:sz="0" w:space="0" w:color="auto"/>
        <w:left w:val="none" w:sz="0" w:space="0" w:color="auto"/>
        <w:bottom w:val="none" w:sz="0" w:space="0" w:color="auto"/>
        <w:right w:val="none" w:sz="0" w:space="0" w:color="auto"/>
      </w:divBdr>
    </w:div>
    <w:div w:id="1583024950">
      <w:bodyDiv w:val="1"/>
      <w:marLeft w:val="0"/>
      <w:marRight w:val="0"/>
      <w:marTop w:val="0"/>
      <w:marBottom w:val="0"/>
      <w:divBdr>
        <w:top w:val="none" w:sz="0" w:space="0" w:color="auto"/>
        <w:left w:val="none" w:sz="0" w:space="0" w:color="auto"/>
        <w:bottom w:val="none" w:sz="0" w:space="0" w:color="auto"/>
        <w:right w:val="none" w:sz="0" w:space="0" w:color="auto"/>
      </w:divBdr>
    </w:div>
    <w:div w:id="1593049121">
      <w:bodyDiv w:val="1"/>
      <w:marLeft w:val="0"/>
      <w:marRight w:val="0"/>
      <w:marTop w:val="0"/>
      <w:marBottom w:val="0"/>
      <w:divBdr>
        <w:top w:val="none" w:sz="0" w:space="0" w:color="auto"/>
        <w:left w:val="none" w:sz="0" w:space="0" w:color="auto"/>
        <w:bottom w:val="none" w:sz="0" w:space="0" w:color="auto"/>
        <w:right w:val="none" w:sz="0" w:space="0" w:color="auto"/>
      </w:divBdr>
    </w:div>
    <w:div w:id="1605965869">
      <w:bodyDiv w:val="1"/>
      <w:marLeft w:val="0"/>
      <w:marRight w:val="0"/>
      <w:marTop w:val="0"/>
      <w:marBottom w:val="0"/>
      <w:divBdr>
        <w:top w:val="none" w:sz="0" w:space="0" w:color="auto"/>
        <w:left w:val="none" w:sz="0" w:space="0" w:color="auto"/>
        <w:bottom w:val="none" w:sz="0" w:space="0" w:color="auto"/>
        <w:right w:val="none" w:sz="0" w:space="0" w:color="auto"/>
      </w:divBdr>
    </w:div>
    <w:div w:id="1609696983">
      <w:bodyDiv w:val="1"/>
      <w:marLeft w:val="0"/>
      <w:marRight w:val="0"/>
      <w:marTop w:val="0"/>
      <w:marBottom w:val="0"/>
      <w:divBdr>
        <w:top w:val="none" w:sz="0" w:space="0" w:color="auto"/>
        <w:left w:val="none" w:sz="0" w:space="0" w:color="auto"/>
        <w:bottom w:val="none" w:sz="0" w:space="0" w:color="auto"/>
        <w:right w:val="none" w:sz="0" w:space="0" w:color="auto"/>
      </w:divBdr>
      <w:divsChild>
        <w:div w:id="484009673">
          <w:marLeft w:val="0"/>
          <w:marRight w:val="0"/>
          <w:marTop w:val="280"/>
          <w:marBottom w:val="280"/>
          <w:divBdr>
            <w:top w:val="none" w:sz="0" w:space="0" w:color="auto"/>
            <w:left w:val="none" w:sz="0" w:space="0" w:color="auto"/>
            <w:bottom w:val="none" w:sz="0" w:space="0" w:color="auto"/>
            <w:right w:val="none" w:sz="0" w:space="0" w:color="auto"/>
          </w:divBdr>
        </w:div>
        <w:div w:id="1152453367">
          <w:marLeft w:val="0"/>
          <w:marRight w:val="0"/>
          <w:marTop w:val="280"/>
          <w:marBottom w:val="280"/>
          <w:divBdr>
            <w:top w:val="none" w:sz="0" w:space="0" w:color="auto"/>
            <w:left w:val="none" w:sz="0" w:space="0" w:color="auto"/>
            <w:bottom w:val="none" w:sz="0" w:space="0" w:color="auto"/>
            <w:right w:val="none" w:sz="0" w:space="0" w:color="auto"/>
          </w:divBdr>
        </w:div>
        <w:div w:id="523137363">
          <w:marLeft w:val="0"/>
          <w:marRight w:val="0"/>
          <w:marTop w:val="280"/>
          <w:marBottom w:val="280"/>
          <w:divBdr>
            <w:top w:val="none" w:sz="0" w:space="0" w:color="auto"/>
            <w:left w:val="none" w:sz="0" w:space="0" w:color="auto"/>
            <w:bottom w:val="none" w:sz="0" w:space="0" w:color="auto"/>
            <w:right w:val="none" w:sz="0" w:space="0" w:color="auto"/>
          </w:divBdr>
        </w:div>
        <w:div w:id="425154869">
          <w:marLeft w:val="0"/>
          <w:marRight w:val="0"/>
          <w:marTop w:val="280"/>
          <w:marBottom w:val="280"/>
          <w:divBdr>
            <w:top w:val="none" w:sz="0" w:space="0" w:color="auto"/>
            <w:left w:val="none" w:sz="0" w:space="0" w:color="auto"/>
            <w:bottom w:val="none" w:sz="0" w:space="0" w:color="auto"/>
            <w:right w:val="none" w:sz="0" w:space="0" w:color="auto"/>
          </w:divBdr>
        </w:div>
        <w:div w:id="1747649105">
          <w:marLeft w:val="0"/>
          <w:marRight w:val="0"/>
          <w:marTop w:val="280"/>
          <w:marBottom w:val="280"/>
          <w:divBdr>
            <w:top w:val="none" w:sz="0" w:space="0" w:color="auto"/>
            <w:left w:val="none" w:sz="0" w:space="0" w:color="auto"/>
            <w:bottom w:val="none" w:sz="0" w:space="0" w:color="auto"/>
            <w:right w:val="none" w:sz="0" w:space="0" w:color="auto"/>
          </w:divBdr>
        </w:div>
      </w:divsChild>
    </w:div>
    <w:div w:id="1609849674">
      <w:bodyDiv w:val="1"/>
      <w:marLeft w:val="0"/>
      <w:marRight w:val="0"/>
      <w:marTop w:val="0"/>
      <w:marBottom w:val="0"/>
      <w:divBdr>
        <w:top w:val="none" w:sz="0" w:space="0" w:color="auto"/>
        <w:left w:val="none" w:sz="0" w:space="0" w:color="auto"/>
        <w:bottom w:val="none" w:sz="0" w:space="0" w:color="auto"/>
        <w:right w:val="none" w:sz="0" w:space="0" w:color="auto"/>
      </w:divBdr>
    </w:div>
    <w:div w:id="1614558478">
      <w:bodyDiv w:val="1"/>
      <w:marLeft w:val="0"/>
      <w:marRight w:val="0"/>
      <w:marTop w:val="0"/>
      <w:marBottom w:val="0"/>
      <w:divBdr>
        <w:top w:val="none" w:sz="0" w:space="0" w:color="auto"/>
        <w:left w:val="none" w:sz="0" w:space="0" w:color="auto"/>
        <w:bottom w:val="none" w:sz="0" w:space="0" w:color="auto"/>
        <w:right w:val="none" w:sz="0" w:space="0" w:color="auto"/>
      </w:divBdr>
      <w:divsChild>
        <w:div w:id="650061305">
          <w:marLeft w:val="0"/>
          <w:marRight w:val="0"/>
          <w:marTop w:val="0"/>
          <w:marBottom w:val="0"/>
          <w:divBdr>
            <w:top w:val="none" w:sz="0" w:space="0" w:color="auto"/>
            <w:left w:val="none" w:sz="0" w:space="0" w:color="auto"/>
            <w:bottom w:val="none" w:sz="0" w:space="0" w:color="auto"/>
            <w:right w:val="none" w:sz="0" w:space="0" w:color="auto"/>
          </w:divBdr>
          <w:divsChild>
            <w:div w:id="1070275840">
              <w:marLeft w:val="0"/>
              <w:marRight w:val="0"/>
              <w:marTop w:val="0"/>
              <w:marBottom w:val="0"/>
              <w:divBdr>
                <w:top w:val="none" w:sz="0" w:space="0" w:color="auto"/>
                <w:left w:val="none" w:sz="0" w:space="0" w:color="auto"/>
                <w:bottom w:val="none" w:sz="0" w:space="0" w:color="auto"/>
                <w:right w:val="none" w:sz="0" w:space="0" w:color="auto"/>
              </w:divBdr>
              <w:divsChild>
                <w:div w:id="18926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97723">
      <w:bodyDiv w:val="1"/>
      <w:marLeft w:val="0"/>
      <w:marRight w:val="0"/>
      <w:marTop w:val="0"/>
      <w:marBottom w:val="0"/>
      <w:divBdr>
        <w:top w:val="none" w:sz="0" w:space="0" w:color="auto"/>
        <w:left w:val="none" w:sz="0" w:space="0" w:color="auto"/>
        <w:bottom w:val="none" w:sz="0" w:space="0" w:color="auto"/>
        <w:right w:val="none" w:sz="0" w:space="0" w:color="auto"/>
      </w:divBdr>
    </w:div>
    <w:div w:id="1619214867">
      <w:bodyDiv w:val="1"/>
      <w:marLeft w:val="0"/>
      <w:marRight w:val="0"/>
      <w:marTop w:val="0"/>
      <w:marBottom w:val="0"/>
      <w:divBdr>
        <w:top w:val="none" w:sz="0" w:space="0" w:color="auto"/>
        <w:left w:val="none" w:sz="0" w:space="0" w:color="auto"/>
        <w:bottom w:val="none" w:sz="0" w:space="0" w:color="auto"/>
        <w:right w:val="none" w:sz="0" w:space="0" w:color="auto"/>
      </w:divBdr>
      <w:divsChild>
        <w:div w:id="818764684">
          <w:marLeft w:val="0"/>
          <w:marRight w:val="0"/>
          <w:marTop w:val="0"/>
          <w:marBottom w:val="0"/>
          <w:divBdr>
            <w:top w:val="none" w:sz="0" w:space="0" w:color="auto"/>
            <w:left w:val="none" w:sz="0" w:space="0" w:color="auto"/>
            <w:bottom w:val="none" w:sz="0" w:space="0" w:color="auto"/>
            <w:right w:val="none" w:sz="0" w:space="0" w:color="auto"/>
          </w:divBdr>
        </w:div>
        <w:div w:id="467476792">
          <w:marLeft w:val="0"/>
          <w:marRight w:val="0"/>
          <w:marTop w:val="0"/>
          <w:marBottom w:val="0"/>
          <w:divBdr>
            <w:top w:val="none" w:sz="0" w:space="0" w:color="auto"/>
            <w:left w:val="none" w:sz="0" w:space="0" w:color="auto"/>
            <w:bottom w:val="none" w:sz="0" w:space="0" w:color="auto"/>
            <w:right w:val="none" w:sz="0" w:space="0" w:color="auto"/>
          </w:divBdr>
        </w:div>
        <w:div w:id="2102096016">
          <w:marLeft w:val="0"/>
          <w:marRight w:val="0"/>
          <w:marTop w:val="0"/>
          <w:marBottom w:val="0"/>
          <w:divBdr>
            <w:top w:val="none" w:sz="0" w:space="0" w:color="auto"/>
            <w:left w:val="none" w:sz="0" w:space="0" w:color="auto"/>
            <w:bottom w:val="none" w:sz="0" w:space="0" w:color="auto"/>
            <w:right w:val="none" w:sz="0" w:space="0" w:color="auto"/>
          </w:divBdr>
        </w:div>
        <w:div w:id="1845973934">
          <w:marLeft w:val="0"/>
          <w:marRight w:val="0"/>
          <w:marTop w:val="0"/>
          <w:marBottom w:val="0"/>
          <w:divBdr>
            <w:top w:val="none" w:sz="0" w:space="0" w:color="auto"/>
            <w:left w:val="none" w:sz="0" w:space="0" w:color="auto"/>
            <w:bottom w:val="none" w:sz="0" w:space="0" w:color="auto"/>
            <w:right w:val="none" w:sz="0" w:space="0" w:color="auto"/>
          </w:divBdr>
        </w:div>
      </w:divsChild>
    </w:div>
    <w:div w:id="1620645845">
      <w:bodyDiv w:val="1"/>
      <w:marLeft w:val="0"/>
      <w:marRight w:val="0"/>
      <w:marTop w:val="0"/>
      <w:marBottom w:val="0"/>
      <w:divBdr>
        <w:top w:val="none" w:sz="0" w:space="0" w:color="auto"/>
        <w:left w:val="none" w:sz="0" w:space="0" w:color="auto"/>
        <w:bottom w:val="none" w:sz="0" w:space="0" w:color="auto"/>
        <w:right w:val="none" w:sz="0" w:space="0" w:color="auto"/>
      </w:divBdr>
    </w:div>
    <w:div w:id="1624849557">
      <w:bodyDiv w:val="1"/>
      <w:marLeft w:val="0"/>
      <w:marRight w:val="0"/>
      <w:marTop w:val="0"/>
      <w:marBottom w:val="0"/>
      <w:divBdr>
        <w:top w:val="none" w:sz="0" w:space="0" w:color="auto"/>
        <w:left w:val="none" w:sz="0" w:space="0" w:color="auto"/>
        <w:bottom w:val="none" w:sz="0" w:space="0" w:color="auto"/>
        <w:right w:val="none" w:sz="0" w:space="0" w:color="auto"/>
      </w:divBdr>
    </w:div>
    <w:div w:id="1635790658">
      <w:bodyDiv w:val="1"/>
      <w:marLeft w:val="0"/>
      <w:marRight w:val="0"/>
      <w:marTop w:val="0"/>
      <w:marBottom w:val="0"/>
      <w:divBdr>
        <w:top w:val="none" w:sz="0" w:space="0" w:color="auto"/>
        <w:left w:val="none" w:sz="0" w:space="0" w:color="auto"/>
        <w:bottom w:val="none" w:sz="0" w:space="0" w:color="auto"/>
        <w:right w:val="none" w:sz="0" w:space="0" w:color="auto"/>
      </w:divBdr>
    </w:div>
    <w:div w:id="1643924295">
      <w:bodyDiv w:val="1"/>
      <w:marLeft w:val="0"/>
      <w:marRight w:val="0"/>
      <w:marTop w:val="0"/>
      <w:marBottom w:val="0"/>
      <w:divBdr>
        <w:top w:val="none" w:sz="0" w:space="0" w:color="auto"/>
        <w:left w:val="none" w:sz="0" w:space="0" w:color="auto"/>
        <w:bottom w:val="none" w:sz="0" w:space="0" w:color="auto"/>
        <w:right w:val="none" w:sz="0" w:space="0" w:color="auto"/>
      </w:divBdr>
    </w:div>
    <w:div w:id="1644503476">
      <w:bodyDiv w:val="1"/>
      <w:marLeft w:val="0"/>
      <w:marRight w:val="0"/>
      <w:marTop w:val="0"/>
      <w:marBottom w:val="0"/>
      <w:divBdr>
        <w:top w:val="none" w:sz="0" w:space="0" w:color="auto"/>
        <w:left w:val="none" w:sz="0" w:space="0" w:color="auto"/>
        <w:bottom w:val="none" w:sz="0" w:space="0" w:color="auto"/>
        <w:right w:val="none" w:sz="0" w:space="0" w:color="auto"/>
      </w:divBdr>
    </w:div>
    <w:div w:id="1648243031">
      <w:bodyDiv w:val="1"/>
      <w:marLeft w:val="0"/>
      <w:marRight w:val="0"/>
      <w:marTop w:val="0"/>
      <w:marBottom w:val="0"/>
      <w:divBdr>
        <w:top w:val="none" w:sz="0" w:space="0" w:color="auto"/>
        <w:left w:val="none" w:sz="0" w:space="0" w:color="auto"/>
        <w:bottom w:val="none" w:sz="0" w:space="0" w:color="auto"/>
        <w:right w:val="none" w:sz="0" w:space="0" w:color="auto"/>
      </w:divBdr>
    </w:div>
    <w:div w:id="1653020195">
      <w:bodyDiv w:val="1"/>
      <w:marLeft w:val="0"/>
      <w:marRight w:val="0"/>
      <w:marTop w:val="0"/>
      <w:marBottom w:val="0"/>
      <w:divBdr>
        <w:top w:val="none" w:sz="0" w:space="0" w:color="auto"/>
        <w:left w:val="none" w:sz="0" w:space="0" w:color="auto"/>
        <w:bottom w:val="none" w:sz="0" w:space="0" w:color="auto"/>
        <w:right w:val="none" w:sz="0" w:space="0" w:color="auto"/>
      </w:divBdr>
    </w:div>
    <w:div w:id="1654022529">
      <w:bodyDiv w:val="1"/>
      <w:marLeft w:val="0"/>
      <w:marRight w:val="0"/>
      <w:marTop w:val="0"/>
      <w:marBottom w:val="0"/>
      <w:divBdr>
        <w:top w:val="none" w:sz="0" w:space="0" w:color="auto"/>
        <w:left w:val="none" w:sz="0" w:space="0" w:color="auto"/>
        <w:bottom w:val="none" w:sz="0" w:space="0" w:color="auto"/>
        <w:right w:val="none" w:sz="0" w:space="0" w:color="auto"/>
      </w:divBdr>
    </w:div>
    <w:div w:id="1654723487">
      <w:bodyDiv w:val="1"/>
      <w:marLeft w:val="0"/>
      <w:marRight w:val="0"/>
      <w:marTop w:val="0"/>
      <w:marBottom w:val="0"/>
      <w:divBdr>
        <w:top w:val="none" w:sz="0" w:space="0" w:color="auto"/>
        <w:left w:val="none" w:sz="0" w:space="0" w:color="auto"/>
        <w:bottom w:val="none" w:sz="0" w:space="0" w:color="auto"/>
        <w:right w:val="none" w:sz="0" w:space="0" w:color="auto"/>
      </w:divBdr>
    </w:div>
    <w:div w:id="1673410441">
      <w:bodyDiv w:val="1"/>
      <w:marLeft w:val="0"/>
      <w:marRight w:val="0"/>
      <w:marTop w:val="0"/>
      <w:marBottom w:val="0"/>
      <w:divBdr>
        <w:top w:val="none" w:sz="0" w:space="0" w:color="auto"/>
        <w:left w:val="none" w:sz="0" w:space="0" w:color="auto"/>
        <w:bottom w:val="none" w:sz="0" w:space="0" w:color="auto"/>
        <w:right w:val="none" w:sz="0" w:space="0" w:color="auto"/>
      </w:divBdr>
    </w:div>
    <w:div w:id="1673412292">
      <w:bodyDiv w:val="1"/>
      <w:marLeft w:val="0"/>
      <w:marRight w:val="0"/>
      <w:marTop w:val="0"/>
      <w:marBottom w:val="0"/>
      <w:divBdr>
        <w:top w:val="none" w:sz="0" w:space="0" w:color="auto"/>
        <w:left w:val="none" w:sz="0" w:space="0" w:color="auto"/>
        <w:bottom w:val="none" w:sz="0" w:space="0" w:color="auto"/>
        <w:right w:val="none" w:sz="0" w:space="0" w:color="auto"/>
      </w:divBdr>
    </w:div>
    <w:div w:id="1689015435">
      <w:bodyDiv w:val="1"/>
      <w:marLeft w:val="0"/>
      <w:marRight w:val="0"/>
      <w:marTop w:val="0"/>
      <w:marBottom w:val="0"/>
      <w:divBdr>
        <w:top w:val="none" w:sz="0" w:space="0" w:color="auto"/>
        <w:left w:val="none" w:sz="0" w:space="0" w:color="auto"/>
        <w:bottom w:val="none" w:sz="0" w:space="0" w:color="auto"/>
        <w:right w:val="none" w:sz="0" w:space="0" w:color="auto"/>
      </w:divBdr>
    </w:div>
    <w:div w:id="1692756980">
      <w:bodyDiv w:val="1"/>
      <w:marLeft w:val="0"/>
      <w:marRight w:val="0"/>
      <w:marTop w:val="0"/>
      <w:marBottom w:val="0"/>
      <w:divBdr>
        <w:top w:val="none" w:sz="0" w:space="0" w:color="auto"/>
        <w:left w:val="none" w:sz="0" w:space="0" w:color="auto"/>
        <w:bottom w:val="none" w:sz="0" w:space="0" w:color="auto"/>
        <w:right w:val="none" w:sz="0" w:space="0" w:color="auto"/>
      </w:divBdr>
    </w:div>
    <w:div w:id="1706250240">
      <w:bodyDiv w:val="1"/>
      <w:marLeft w:val="0"/>
      <w:marRight w:val="0"/>
      <w:marTop w:val="0"/>
      <w:marBottom w:val="0"/>
      <w:divBdr>
        <w:top w:val="none" w:sz="0" w:space="0" w:color="auto"/>
        <w:left w:val="none" w:sz="0" w:space="0" w:color="auto"/>
        <w:bottom w:val="none" w:sz="0" w:space="0" w:color="auto"/>
        <w:right w:val="none" w:sz="0" w:space="0" w:color="auto"/>
      </w:divBdr>
    </w:div>
    <w:div w:id="1721706871">
      <w:bodyDiv w:val="1"/>
      <w:marLeft w:val="0"/>
      <w:marRight w:val="0"/>
      <w:marTop w:val="0"/>
      <w:marBottom w:val="0"/>
      <w:divBdr>
        <w:top w:val="none" w:sz="0" w:space="0" w:color="auto"/>
        <w:left w:val="none" w:sz="0" w:space="0" w:color="auto"/>
        <w:bottom w:val="none" w:sz="0" w:space="0" w:color="auto"/>
        <w:right w:val="none" w:sz="0" w:space="0" w:color="auto"/>
      </w:divBdr>
    </w:div>
    <w:div w:id="1728608394">
      <w:bodyDiv w:val="1"/>
      <w:marLeft w:val="0"/>
      <w:marRight w:val="0"/>
      <w:marTop w:val="0"/>
      <w:marBottom w:val="0"/>
      <w:divBdr>
        <w:top w:val="none" w:sz="0" w:space="0" w:color="auto"/>
        <w:left w:val="none" w:sz="0" w:space="0" w:color="auto"/>
        <w:bottom w:val="none" w:sz="0" w:space="0" w:color="auto"/>
        <w:right w:val="none" w:sz="0" w:space="0" w:color="auto"/>
      </w:divBdr>
    </w:div>
    <w:div w:id="1734307020">
      <w:bodyDiv w:val="1"/>
      <w:marLeft w:val="0"/>
      <w:marRight w:val="0"/>
      <w:marTop w:val="0"/>
      <w:marBottom w:val="0"/>
      <w:divBdr>
        <w:top w:val="none" w:sz="0" w:space="0" w:color="auto"/>
        <w:left w:val="none" w:sz="0" w:space="0" w:color="auto"/>
        <w:bottom w:val="none" w:sz="0" w:space="0" w:color="auto"/>
        <w:right w:val="none" w:sz="0" w:space="0" w:color="auto"/>
      </w:divBdr>
    </w:div>
    <w:div w:id="1743063893">
      <w:bodyDiv w:val="1"/>
      <w:marLeft w:val="0"/>
      <w:marRight w:val="0"/>
      <w:marTop w:val="0"/>
      <w:marBottom w:val="0"/>
      <w:divBdr>
        <w:top w:val="none" w:sz="0" w:space="0" w:color="auto"/>
        <w:left w:val="none" w:sz="0" w:space="0" w:color="auto"/>
        <w:bottom w:val="none" w:sz="0" w:space="0" w:color="auto"/>
        <w:right w:val="none" w:sz="0" w:space="0" w:color="auto"/>
      </w:divBdr>
    </w:div>
    <w:div w:id="1746299128">
      <w:bodyDiv w:val="1"/>
      <w:marLeft w:val="0"/>
      <w:marRight w:val="0"/>
      <w:marTop w:val="0"/>
      <w:marBottom w:val="0"/>
      <w:divBdr>
        <w:top w:val="none" w:sz="0" w:space="0" w:color="auto"/>
        <w:left w:val="none" w:sz="0" w:space="0" w:color="auto"/>
        <w:bottom w:val="none" w:sz="0" w:space="0" w:color="auto"/>
        <w:right w:val="none" w:sz="0" w:space="0" w:color="auto"/>
      </w:divBdr>
    </w:div>
    <w:div w:id="1762944409">
      <w:bodyDiv w:val="1"/>
      <w:marLeft w:val="0"/>
      <w:marRight w:val="0"/>
      <w:marTop w:val="0"/>
      <w:marBottom w:val="0"/>
      <w:divBdr>
        <w:top w:val="none" w:sz="0" w:space="0" w:color="auto"/>
        <w:left w:val="none" w:sz="0" w:space="0" w:color="auto"/>
        <w:bottom w:val="none" w:sz="0" w:space="0" w:color="auto"/>
        <w:right w:val="none" w:sz="0" w:space="0" w:color="auto"/>
      </w:divBdr>
    </w:div>
    <w:div w:id="1773432155">
      <w:bodyDiv w:val="1"/>
      <w:marLeft w:val="0"/>
      <w:marRight w:val="0"/>
      <w:marTop w:val="0"/>
      <w:marBottom w:val="0"/>
      <w:divBdr>
        <w:top w:val="none" w:sz="0" w:space="0" w:color="auto"/>
        <w:left w:val="none" w:sz="0" w:space="0" w:color="auto"/>
        <w:bottom w:val="none" w:sz="0" w:space="0" w:color="auto"/>
        <w:right w:val="none" w:sz="0" w:space="0" w:color="auto"/>
      </w:divBdr>
      <w:divsChild>
        <w:div w:id="1171094804">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1826823830">
          <w:marLeft w:val="0"/>
          <w:marRight w:val="0"/>
          <w:marTop w:val="0"/>
          <w:marBottom w:val="0"/>
          <w:divBdr>
            <w:top w:val="none" w:sz="0" w:space="0" w:color="auto"/>
            <w:left w:val="none" w:sz="0" w:space="0" w:color="auto"/>
            <w:bottom w:val="none" w:sz="0" w:space="0" w:color="auto"/>
            <w:right w:val="none" w:sz="0" w:space="0" w:color="auto"/>
          </w:divBdr>
        </w:div>
        <w:div w:id="1896046122">
          <w:marLeft w:val="0"/>
          <w:marRight w:val="0"/>
          <w:marTop w:val="0"/>
          <w:marBottom w:val="0"/>
          <w:divBdr>
            <w:top w:val="none" w:sz="0" w:space="0" w:color="auto"/>
            <w:left w:val="none" w:sz="0" w:space="0" w:color="auto"/>
            <w:bottom w:val="none" w:sz="0" w:space="0" w:color="auto"/>
            <w:right w:val="none" w:sz="0" w:space="0" w:color="auto"/>
          </w:divBdr>
        </w:div>
        <w:div w:id="451555190">
          <w:marLeft w:val="0"/>
          <w:marRight w:val="0"/>
          <w:marTop w:val="0"/>
          <w:marBottom w:val="0"/>
          <w:divBdr>
            <w:top w:val="none" w:sz="0" w:space="0" w:color="auto"/>
            <w:left w:val="none" w:sz="0" w:space="0" w:color="auto"/>
            <w:bottom w:val="none" w:sz="0" w:space="0" w:color="auto"/>
            <w:right w:val="none" w:sz="0" w:space="0" w:color="auto"/>
          </w:divBdr>
        </w:div>
      </w:divsChild>
    </w:div>
    <w:div w:id="1778334739">
      <w:bodyDiv w:val="1"/>
      <w:marLeft w:val="0"/>
      <w:marRight w:val="0"/>
      <w:marTop w:val="0"/>
      <w:marBottom w:val="0"/>
      <w:divBdr>
        <w:top w:val="none" w:sz="0" w:space="0" w:color="auto"/>
        <w:left w:val="none" w:sz="0" w:space="0" w:color="auto"/>
        <w:bottom w:val="none" w:sz="0" w:space="0" w:color="auto"/>
        <w:right w:val="none" w:sz="0" w:space="0" w:color="auto"/>
      </w:divBdr>
    </w:div>
    <w:div w:id="1788231238">
      <w:bodyDiv w:val="1"/>
      <w:marLeft w:val="0"/>
      <w:marRight w:val="0"/>
      <w:marTop w:val="0"/>
      <w:marBottom w:val="0"/>
      <w:divBdr>
        <w:top w:val="none" w:sz="0" w:space="0" w:color="auto"/>
        <w:left w:val="none" w:sz="0" w:space="0" w:color="auto"/>
        <w:bottom w:val="none" w:sz="0" w:space="0" w:color="auto"/>
        <w:right w:val="none" w:sz="0" w:space="0" w:color="auto"/>
      </w:divBdr>
    </w:div>
    <w:div w:id="1797334246">
      <w:bodyDiv w:val="1"/>
      <w:marLeft w:val="0"/>
      <w:marRight w:val="0"/>
      <w:marTop w:val="0"/>
      <w:marBottom w:val="0"/>
      <w:divBdr>
        <w:top w:val="none" w:sz="0" w:space="0" w:color="auto"/>
        <w:left w:val="none" w:sz="0" w:space="0" w:color="auto"/>
        <w:bottom w:val="none" w:sz="0" w:space="0" w:color="auto"/>
        <w:right w:val="none" w:sz="0" w:space="0" w:color="auto"/>
      </w:divBdr>
    </w:div>
    <w:div w:id="1797406693">
      <w:bodyDiv w:val="1"/>
      <w:marLeft w:val="0"/>
      <w:marRight w:val="0"/>
      <w:marTop w:val="0"/>
      <w:marBottom w:val="0"/>
      <w:divBdr>
        <w:top w:val="none" w:sz="0" w:space="0" w:color="auto"/>
        <w:left w:val="none" w:sz="0" w:space="0" w:color="auto"/>
        <w:bottom w:val="none" w:sz="0" w:space="0" w:color="auto"/>
        <w:right w:val="none" w:sz="0" w:space="0" w:color="auto"/>
      </w:divBdr>
    </w:div>
    <w:div w:id="1799490375">
      <w:bodyDiv w:val="1"/>
      <w:marLeft w:val="0"/>
      <w:marRight w:val="0"/>
      <w:marTop w:val="0"/>
      <w:marBottom w:val="0"/>
      <w:divBdr>
        <w:top w:val="none" w:sz="0" w:space="0" w:color="auto"/>
        <w:left w:val="none" w:sz="0" w:space="0" w:color="auto"/>
        <w:bottom w:val="none" w:sz="0" w:space="0" w:color="auto"/>
        <w:right w:val="none" w:sz="0" w:space="0" w:color="auto"/>
      </w:divBdr>
      <w:divsChild>
        <w:div w:id="1172913104">
          <w:marLeft w:val="0"/>
          <w:marRight w:val="0"/>
          <w:marTop w:val="0"/>
          <w:marBottom w:val="0"/>
          <w:divBdr>
            <w:top w:val="none" w:sz="0" w:space="0" w:color="auto"/>
            <w:left w:val="none" w:sz="0" w:space="0" w:color="auto"/>
            <w:bottom w:val="none" w:sz="0" w:space="0" w:color="auto"/>
            <w:right w:val="none" w:sz="0" w:space="0" w:color="auto"/>
          </w:divBdr>
          <w:divsChild>
            <w:div w:id="1315790686">
              <w:marLeft w:val="0"/>
              <w:marRight w:val="0"/>
              <w:marTop w:val="0"/>
              <w:marBottom w:val="0"/>
              <w:divBdr>
                <w:top w:val="none" w:sz="0" w:space="0" w:color="auto"/>
                <w:left w:val="none" w:sz="0" w:space="0" w:color="auto"/>
                <w:bottom w:val="none" w:sz="0" w:space="0" w:color="auto"/>
                <w:right w:val="none" w:sz="0" w:space="0" w:color="auto"/>
              </w:divBdr>
              <w:divsChild>
                <w:div w:id="575282977">
                  <w:marLeft w:val="0"/>
                  <w:marRight w:val="0"/>
                  <w:marTop w:val="0"/>
                  <w:marBottom w:val="0"/>
                  <w:divBdr>
                    <w:top w:val="none" w:sz="0" w:space="0" w:color="auto"/>
                    <w:left w:val="none" w:sz="0" w:space="0" w:color="auto"/>
                    <w:bottom w:val="none" w:sz="0" w:space="0" w:color="auto"/>
                    <w:right w:val="none" w:sz="0" w:space="0" w:color="auto"/>
                  </w:divBdr>
                  <w:divsChild>
                    <w:div w:id="683632583">
                      <w:marLeft w:val="0"/>
                      <w:marRight w:val="0"/>
                      <w:marTop w:val="0"/>
                      <w:marBottom w:val="0"/>
                      <w:divBdr>
                        <w:top w:val="none" w:sz="0" w:space="0" w:color="auto"/>
                        <w:left w:val="none" w:sz="0" w:space="0" w:color="auto"/>
                        <w:bottom w:val="none" w:sz="0" w:space="0" w:color="auto"/>
                        <w:right w:val="none" w:sz="0" w:space="0" w:color="auto"/>
                      </w:divBdr>
                    </w:div>
                    <w:div w:id="16120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60705">
          <w:marLeft w:val="0"/>
          <w:marRight w:val="0"/>
          <w:marTop w:val="0"/>
          <w:marBottom w:val="0"/>
          <w:divBdr>
            <w:top w:val="none" w:sz="0" w:space="0" w:color="auto"/>
            <w:left w:val="none" w:sz="0" w:space="0" w:color="auto"/>
            <w:bottom w:val="none" w:sz="0" w:space="0" w:color="auto"/>
            <w:right w:val="none" w:sz="0" w:space="0" w:color="auto"/>
          </w:divBdr>
          <w:divsChild>
            <w:div w:id="1351878550">
              <w:marLeft w:val="240"/>
              <w:marRight w:val="240"/>
              <w:marTop w:val="240"/>
              <w:marBottom w:val="240"/>
              <w:divBdr>
                <w:top w:val="none" w:sz="0" w:space="0" w:color="auto"/>
                <w:left w:val="none" w:sz="0" w:space="0" w:color="auto"/>
                <w:bottom w:val="none" w:sz="0" w:space="0" w:color="auto"/>
                <w:right w:val="none" w:sz="0" w:space="0" w:color="auto"/>
              </w:divBdr>
              <w:divsChild>
                <w:div w:id="447546351">
                  <w:marLeft w:val="0"/>
                  <w:marRight w:val="0"/>
                  <w:marTop w:val="0"/>
                  <w:marBottom w:val="0"/>
                  <w:divBdr>
                    <w:top w:val="none" w:sz="0" w:space="0" w:color="auto"/>
                    <w:left w:val="none" w:sz="0" w:space="0" w:color="auto"/>
                    <w:bottom w:val="none" w:sz="0" w:space="0" w:color="auto"/>
                    <w:right w:val="none" w:sz="0" w:space="0" w:color="auto"/>
                  </w:divBdr>
                  <w:divsChild>
                    <w:div w:id="999309909">
                      <w:marLeft w:val="0"/>
                      <w:marRight w:val="0"/>
                      <w:marTop w:val="0"/>
                      <w:marBottom w:val="0"/>
                      <w:divBdr>
                        <w:top w:val="none" w:sz="0" w:space="0" w:color="auto"/>
                        <w:left w:val="none" w:sz="0" w:space="0" w:color="auto"/>
                        <w:bottom w:val="none" w:sz="0" w:space="0" w:color="auto"/>
                        <w:right w:val="none" w:sz="0" w:space="0" w:color="auto"/>
                      </w:divBdr>
                    </w:div>
                    <w:div w:id="1328635955">
                      <w:marLeft w:val="0"/>
                      <w:marRight w:val="0"/>
                      <w:marTop w:val="180"/>
                      <w:marBottom w:val="150"/>
                      <w:divBdr>
                        <w:top w:val="none" w:sz="0" w:space="0" w:color="auto"/>
                        <w:left w:val="none" w:sz="0" w:space="0" w:color="auto"/>
                        <w:bottom w:val="none" w:sz="0" w:space="0" w:color="auto"/>
                        <w:right w:val="none" w:sz="0" w:space="0" w:color="auto"/>
                      </w:divBdr>
                    </w:div>
                    <w:div w:id="1028918223">
                      <w:marLeft w:val="0"/>
                      <w:marRight w:val="0"/>
                      <w:marTop w:val="0"/>
                      <w:marBottom w:val="0"/>
                      <w:divBdr>
                        <w:top w:val="none" w:sz="0" w:space="0" w:color="auto"/>
                        <w:left w:val="none" w:sz="0" w:space="0" w:color="auto"/>
                        <w:bottom w:val="none" w:sz="0" w:space="0" w:color="auto"/>
                        <w:right w:val="none" w:sz="0" w:space="0" w:color="auto"/>
                      </w:divBdr>
                      <w:divsChild>
                        <w:div w:id="713500805">
                          <w:marLeft w:val="0"/>
                          <w:marRight w:val="0"/>
                          <w:marTop w:val="0"/>
                          <w:marBottom w:val="0"/>
                          <w:divBdr>
                            <w:top w:val="none" w:sz="0" w:space="0" w:color="auto"/>
                            <w:left w:val="none" w:sz="0" w:space="0" w:color="auto"/>
                            <w:bottom w:val="none" w:sz="0" w:space="0" w:color="auto"/>
                            <w:right w:val="none" w:sz="0" w:space="0" w:color="auto"/>
                          </w:divBdr>
                        </w:div>
                        <w:div w:id="313224013">
                          <w:marLeft w:val="0"/>
                          <w:marRight w:val="0"/>
                          <w:marTop w:val="0"/>
                          <w:marBottom w:val="0"/>
                          <w:divBdr>
                            <w:top w:val="none" w:sz="0" w:space="0" w:color="auto"/>
                            <w:left w:val="none" w:sz="0" w:space="0" w:color="auto"/>
                            <w:bottom w:val="none" w:sz="0" w:space="0" w:color="auto"/>
                            <w:right w:val="none" w:sz="0" w:space="0" w:color="auto"/>
                          </w:divBdr>
                        </w:div>
                        <w:div w:id="777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3216">
                  <w:marLeft w:val="0"/>
                  <w:marRight w:val="0"/>
                  <w:marTop w:val="0"/>
                  <w:marBottom w:val="0"/>
                  <w:divBdr>
                    <w:top w:val="none" w:sz="0" w:space="0" w:color="auto"/>
                    <w:left w:val="none" w:sz="0" w:space="0" w:color="auto"/>
                    <w:bottom w:val="none" w:sz="0" w:space="0" w:color="auto"/>
                    <w:right w:val="none" w:sz="0" w:space="0" w:color="auto"/>
                  </w:divBdr>
                  <w:divsChild>
                    <w:div w:id="2068213186">
                      <w:marLeft w:val="0"/>
                      <w:marRight w:val="0"/>
                      <w:marTop w:val="0"/>
                      <w:marBottom w:val="0"/>
                      <w:divBdr>
                        <w:top w:val="none" w:sz="0" w:space="0" w:color="auto"/>
                        <w:left w:val="none" w:sz="0" w:space="0" w:color="auto"/>
                        <w:bottom w:val="none" w:sz="0" w:space="0" w:color="auto"/>
                        <w:right w:val="none" w:sz="0" w:space="0" w:color="auto"/>
                      </w:divBdr>
                    </w:div>
                    <w:div w:id="1136676411">
                      <w:marLeft w:val="0"/>
                      <w:marRight w:val="0"/>
                      <w:marTop w:val="180"/>
                      <w:marBottom w:val="180"/>
                      <w:divBdr>
                        <w:top w:val="none" w:sz="0" w:space="0" w:color="auto"/>
                        <w:left w:val="none" w:sz="0" w:space="0" w:color="auto"/>
                        <w:bottom w:val="none" w:sz="0" w:space="0" w:color="auto"/>
                        <w:right w:val="none" w:sz="0" w:space="0" w:color="auto"/>
                      </w:divBdr>
                    </w:div>
                    <w:div w:id="1078789203">
                      <w:marLeft w:val="0"/>
                      <w:marRight w:val="0"/>
                      <w:marTop w:val="180"/>
                      <w:marBottom w:val="180"/>
                      <w:divBdr>
                        <w:top w:val="none" w:sz="0" w:space="0" w:color="auto"/>
                        <w:left w:val="none" w:sz="0" w:space="0" w:color="auto"/>
                        <w:bottom w:val="none" w:sz="0" w:space="0" w:color="auto"/>
                        <w:right w:val="none" w:sz="0" w:space="0" w:color="auto"/>
                      </w:divBdr>
                    </w:div>
                  </w:divsChild>
                </w:div>
                <w:div w:id="806123884">
                  <w:marLeft w:val="0"/>
                  <w:marRight w:val="0"/>
                  <w:marTop w:val="0"/>
                  <w:marBottom w:val="0"/>
                  <w:divBdr>
                    <w:top w:val="none" w:sz="0" w:space="0" w:color="auto"/>
                    <w:left w:val="none" w:sz="0" w:space="0" w:color="auto"/>
                    <w:bottom w:val="none" w:sz="0" w:space="0" w:color="auto"/>
                    <w:right w:val="none" w:sz="0" w:space="0" w:color="auto"/>
                  </w:divBdr>
                  <w:divsChild>
                    <w:div w:id="1950813572">
                      <w:marLeft w:val="0"/>
                      <w:marRight w:val="0"/>
                      <w:marTop w:val="0"/>
                      <w:marBottom w:val="0"/>
                      <w:divBdr>
                        <w:top w:val="none" w:sz="0" w:space="0" w:color="auto"/>
                        <w:left w:val="none" w:sz="0" w:space="0" w:color="auto"/>
                        <w:bottom w:val="none" w:sz="0" w:space="0" w:color="auto"/>
                        <w:right w:val="none" w:sz="0" w:space="0" w:color="auto"/>
                      </w:divBdr>
                    </w:div>
                    <w:div w:id="92749355">
                      <w:marLeft w:val="0"/>
                      <w:marRight w:val="0"/>
                      <w:marTop w:val="180"/>
                      <w:marBottom w:val="180"/>
                      <w:divBdr>
                        <w:top w:val="none" w:sz="0" w:space="0" w:color="auto"/>
                        <w:left w:val="none" w:sz="0" w:space="0" w:color="auto"/>
                        <w:bottom w:val="none" w:sz="0" w:space="0" w:color="auto"/>
                        <w:right w:val="none" w:sz="0" w:space="0" w:color="auto"/>
                      </w:divBdr>
                    </w:div>
                    <w:div w:id="443114364">
                      <w:marLeft w:val="0"/>
                      <w:marRight w:val="0"/>
                      <w:marTop w:val="180"/>
                      <w:marBottom w:val="180"/>
                      <w:divBdr>
                        <w:top w:val="none" w:sz="0" w:space="0" w:color="auto"/>
                        <w:left w:val="none" w:sz="0" w:space="0" w:color="auto"/>
                        <w:bottom w:val="none" w:sz="0" w:space="0" w:color="auto"/>
                        <w:right w:val="none" w:sz="0" w:space="0" w:color="auto"/>
                      </w:divBdr>
                    </w:div>
                  </w:divsChild>
                </w:div>
                <w:div w:id="1433277643">
                  <w:marLeft w:val="0"/>
                  <w:marRight w:val="180"/>
                  <w:marTop w:val="0"/>
                  <w:marBottom w:val="135"/>
                  <w:divBdr>
                    <w:top w:val="none" w:sz="0" w:space="0" w:color="auto"/>
                    <w:left w:val="none" w:sz="0" w:space="0" w:color="auto"/>
                    <w:bottom w:val="none" w:sz="0" w:space="0" w:color="auto"/>
                    <w:right w:val="none" w:sz="0" w:space="0" w:color="auto"/>
                  </w:divBdr>
                </w:div>
              </w:divsChild>
            </w:div>
          </w:divsChild>
        </w:div>
      </w:divsChild>
    </w:div>
    <w:div w:id="1800875825">
      <w:bodyDiv w:val="1"/>
      <w:marLeft w:val="0"/>
      <w:marRight w:val="0"/>
      <w:marTop w:val="0"/>
      <w:marBottom w:val="0"/>
      <w:divBdr>
        <w:top w:val="none" w:sz="0" w:space="0" w:color="auto"/>
        <w:left w:val="none" w:sz="0" w:space="0" w:color="auto"/>
        <w:bottom w:val="none" w:sz="0" w:space="0" w:color="auto"/>
        <w:right w:val="none" w:sz="0" w:space="0" w:color="auto"/>
      </w:divBdr>
    </w:div>
    <w:div w:id="1805076433">
      <w:bodyDiv w:val="1"/>
      <w:marLeft w:val="0"/>
      <w:marRight w:val="0"/>
      <w:marTop w:val="0"/>
      <w:marBottom w:val="0"/>
      <w:divBdr>
        <w:top w:val="none" w:sz="0" w:space="0" w:color="auto"/>
        <w:left w:val="none" w:sz="0" w:space="0" w:color="auto"/>
        <w:bottom w:val="none" w:sz="0" w:space="0" w:color="auto"/>
        <w:right w:val="none" w:sz="0" w:space="0" w:color="auto"/>
      </w:divBdr>
    </w:div>
    <w:div w:id="1806656454">
      <w:bodyDiv w:val="1"/>
      <w:marLeft w:val="0"/>
      <w:marRight w:val="0"/>
      <w:marTop w:val="0"/>
      <w:marBottom w:val="0"/>
      <w:divBdr>
        <w:top w:val="none" w:sz="0" w:space="0" w:color="auto"/>
        <w:left w:val="none" w:sz="0" w:space="0" w:color="auto"/>
        <w:bottom w:val="none" w:sz="0" w:space="0" w:color="auto"/>
        <w:right w:val="none" w:sz="0" w:space="0" w:color="auto"/>
      </w:divBdr>
    </w:div>
    <w:div w:id="1811942286">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24615980">
      <w:bodyDiv w:val="1"/>
      <w:marLeft w:val="0"/>
      <w:marRight w:val="0"/>
      <w:marTop w:val="0"/>
      <w:marBottom w:val="0"/>
      <w:divBdr>
        <w:top w:val="none" w:sz="0" w:space="0" w:color="auto"/>
        <w:left w:val="none" w:sz="0" w:space="0" w:color="auto"/>
        <w:bottom w:val="none" w:sz="0" w:space="0" w:color="auto"/>
        <w:right w:val="none" w:sz="0" w:space="0" w:color="auto"/>
      </w:divBdr>
      <w:divsChild>
        <w:div w:id="1763605595">
          <w:marLeft w:val="750"/>
          <w:marRight w:val="0"/>
          <w:marTop w:val="0"/>
          <w:marBottom w:val="375"/>
          <w:divBdr>
            <w:top w:val="none" w:sz="0" w:space="0" w:color="auto"/>
            <w:left w:val="none" w:sz="0" w:space="0" w:color="auto"/>
            <w:bottom w:val="none" w:sz="0" w:space="0" w:color="auto"/>
            <w:right w:val="none" w:sz="0" w:space="0" w:color="auto"/>
          </w:divBdr>
        </w:div>
        <w:div w:id="1598440035">
          <w:marLeft w:val="750"/>
          <w:marRight w:val="0"/>
          <w:marTop w:val="0"/>
          <w:marBottom w:val="375"/>
          <w:divBdr>
            <w:top w:val="none" w:sz="0" w:space="0" w:color="auto"/>
            <w:left w:val="none" w:sz="0" w:space="0" w:color="auto"/>
            <w:bottom w:val="none" w:sz="0" w:space="0" w:color="auto"/>
            <w:right w:val="none" w:sz="0" w:space="0" w:color="auto"/>
          </w:divBdr>
        </w:div>
      </w:divsChild>
    </w:div>
    <w:div w:id="1825656610">
      <w:bodyDiv w:val="1"/>
      <w:marLeft w:val="0"/>
      <w:marRight w:val="0"/>
      <w:marTop w:val="0"/>
      <w:marBottom w:val="0"/>
      <w:divBdr>
        <w:top w:val="none" w:sz="0" w:space="0" w:color="auto"/>
        <w:left w:val="none" w:sz="0" w:space="0" w:color="auto"/>
        <w:bottom w:val="none" w:sz="0" w:space="0" w:color="auto"/>
        <w:right w:val="none" w:sz="0" w:space="0" w:color="auto"/>
      </w:divBdr>
    </w:div>
    <w:div w:id="1849830012">
      <w:bodyDiv w:val="1"/>
      <w:marLeft w:val="0"/>
      <w:marRight w:val="0"/>
      <w:marTop w:val="0"/>
      <w:marBottom w:val="0"/>
      <w:divBdr>
        <w:top w:val="none" w:sz="0" w:space="0" w:color="auto"/>
        <w:left w:val="none" w:sz="0" w:space="0" w:color="auto"/>
        <w:bottom w:val="none" w:sz="0" w:space="0" w:color="auto"/>
        <w:right w:val="none" w:sz="0" w:space="0" w:color="auto"/>
      </w:divBdr>
    </w:div>
    <w:div w:id="1850876417">
      <w:bodyDiv w:val="1"/>
      <w:marLeft w:val="0"/>
      <w:marRight w:val="0"/>
      <w:marTop w:val="0"/>
      <w:marBottom w:val="0"/>
      <w:divBdr>
        <w:top w:val="none" w:sz="0" w:space="0" w:color="auto"/>
        <w:left w:val="none" w:sz="0" w:space="0" w:color="auto"/>
        <w:bottom w:val="none" w:sz="0" w:space="0" w:color="auto"/>
        <w:right w:val="none" w:sz="0" w:space="0" w:color="auto"/>
      </w:divBdr>
    </w:div>
    <w:div w:id="1853639536">
      <w:bodyDiv w:val="1"/>
      <w:marLeft w:val="0"/>
      <w:marRight w:val="0"/>
      <w:marTop w:val="0"/>
      <w:marBottom w:val="0"/>
      <w:divBdr>
        <w:top w:val="none" w:sz="0" w:space="0" w:color="auto"/>
        <w:left w:val="none" w:sz="0" w:space="0" w:color="auto"/>
        <w:bottom w:val="none" w:sz="0" w:space="0" w:color="auto"/>
        <w:right w:val="none" w:sz="0" w:space="0" w:color="auto"/>
      </w:divBdr>
    </w:div>
    <w:div w:id="1855992624">
      <w:bodyDiv w:val="1"/>
      <w:marLeft w:val="0"/>
      <w:marRight w:val="0"/>
      <w:marTop w:val="0"/>
      <w:marBottom w:val="0"/>
      <w:divBdr>
        <w:top w:val="none" w:sz="0" w:space="0" w:color="auto"/>
        <w:left w:val="none" w:sz="0" w:space="0" w:color="auto"/>
        <w:bottom w:val="none" w:sz="0" w:space="0" w:color="auto"/>
        <w:right w:val="none" w:sz="0" w:space="0" w:color="auto"/>
      </w:divBdr>
    </w:div>
    <w:div w:id="1867055236">
      <w:bodyDiv w:val="1"/>
      <w:marLeft w:val="0"/>
      <w:marRight w:val="0"/>
      <w:marTop w:val="0"/>
      <w:marBottom w:val="0"/>
      <w:divBdr>
        <w:top w:val="none" w:sz="0" w:space="0" w:color="auto"/>
        <w:left w:val="none" w:sz="0" w:space="0" w:color="auto"/>
        <w:bottom w:val="none" w:sz="0" w:space="0" w:color="auto"/>
        <w:right w:val="none" w:sz="0" w:space="0" w:color="auto"/>
      </w:divBdr>
    </w:div>
    <w:div w:id="1870530115">
      <w:bodyDiv w:val="1"/>
      <w:marLeft w:val="0"/>
      <w:marRight w:val="0"/>
      <w:marTop w:val="0"/>
      <w:marBottom w:val="0"/>
      <w:divBdr>
        <w:top w:val="none" w:sz="0" w:space="0" w:color="auto"/>
        <w:left w:val="none" w:sz="0" w:space="0" w:color="auto"/>
        <w:bottom w:val="none" w:sz="0" w:space="0" w:color="auto"/>
        <w:right w:val="none" w:sz="0" w:space="0" w:color="auto"/>
      </w:divBdr>
    </w:div>
    <w:div w:id="1873810100">
      <w:bodyDiv w:val="1"/>
      <w:marLeft w:val="0"/>
      <w:marRight w:val="0"/>
      <w:marTop w:val="0"/>
      <w:marBottom w:val="0"/>
      <w:divBdr>
        <w:top w:val="none" w:sz="0" w:space="0" w:color="auto"/>
        <w:left w:val="none" w:sz="0" w:space="0" w:color="auto"/>
        <w:bottom w:val="none" w:sz="0" w:space="0" w:color="auto"/>
        <w:right w:val="none" w:sz="0" w:space="0" w:color="auto"/>
      </w:divBdr>
    </w:div>
    <w:div w:id="1875578148">
      <w:bodyDiv w:val="1"/>
      <w:marLeft w:val="0"/>
      <w:marRight w:val="0"/>
      <w:marTop w:val="0"/>
      <w:marBottom w:val="0"/>
      <w:divBdr>
        <w:top w:val="none" w:sz="0" w:space="0" w:color="auto"/>
        <w:left w:val="none" w:sz="0" w:space="0" w:color="auto"/>
        <w:bottom w:val="none" w:sz="0" w:space="0" w:color="auto"/>
        <w:right w:val="none" w:sz="0" w:space="0" w:color="auto"/>
      </w:divBdr>
      <w:divsChild>
        <w:div w:id="2043313721">
          <w:marLeft w:val="0"/>
          <w:marRight w:val="0"/>
          <w:marTop w:val="0"/>
          <w:marBottom w:val="0"/>
          <w:divBdr>
            <w:top w:val="none" w:sz="0" w:space="0" w:color="auto"/>
            <w:left w:val="none" w:sz="0" w:space="0" w:color="auto"/>
            <w:bottom w:val="none" w:sz="0" w:space="0" w:color="auto"/>
            <w:right w:val="none" w:sz="0" w:space="0" w:color="auto"/>
          </w:divBdr>
          <w:divsChild>
            <w:div w:id="92551755">
              <w:marLeft w:val="0"/>
              <w:marRight w:val="0"/>
              <w:marTop w:val="0"/>
              <w:marBottom w:val="0"/>
              <w:divBdr>
                <w:top w:val="none" w:sz="0" w:space="0" w:color="auto"/>
                <w:left w:val="none" w:sz="0" w:space="0" w:color="auto"/>
                <w:bottom w:val="none" w:sz="0" w:space="0" w:color="auto"/>
                <w:right w:val="none" w:sz="0" w:space="0" w:color="auto"/>
              </w:divBdr>
              <w:divsChild>
                <w:div w:id="5362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1970">
      <w:bodyDiv w:val="1"/>
      <w:marLeft w:val="0"/>
      <w:marRight w:val="0"/>
      <w:marTop w:val="0"/>
      <w:marBottom w:val="0"/>
      <w:divBdr>
        <w:top w:val="none" w:sz="0" w:space="0" w:color="auto"/>
        <w:left w:val="none" w:sz="0" w:space="0" w:color="auto"/>
        <w:bottom w:val="none" w:sz="0" w:space="0" w:color="auto"/>
        <w:right w:val="none" w:sz="0" w:space="0" w:color="auto"/>
      </w:divBdr>
    </w:div>
    <w:div w:id="1885096758">
      <w:bodyDiv w:val="1"/>
      <w:marLeft w:val="0"/>
      <w:marRight w:val="0"/>
      <w:marTop w:val="0"/>
      <w:marBottom w:val="0"/>
      <w:divBdr>
        <w:top w:val="none" w:sz="0" w:space="0" w:color="auto"/>
        <w:left w:val="none" w:sz="0" w:space="0" w:color="auto"/>
        <w:bottom w:val="none" w:sz="0" w:space="0" w:color="auto"/>
        <w:right w:val="none" w:sz="0" w:space="0" w:color="auto"/>
      </w:divBdr>
    </w:div>
    <w:div w:id="1900091766">
      <w:bodyDiv w:val="1"/>
      <w:marLeft w:val="0"/>
      <w:marRight w:val="0"/>
      <w:marTop w:val="0"/>
      <w:marBottom w:val="0"/>
      <w:divBdr>
        <w:top w:val="none" w:sz="0" w:space="0" w:color="auto"/>
        <w:left w:val="none" w:sz="0" w:space="0" w:color="auto"/>
        <w:bottom w:val="none" w:sz="0" w:space="0" w:color="auto"/>
        <w:right w:val="none" w:sz="0" w:space="0" w:color="auto"/>
      </w:divBdr>
    </w:div>
    <w:div w:id="1909414685">
      <w:bodyDiv w:val="1"/>
      <w:marLeft w:val="0"/>
      <w:marRight w:val="0"/>
      <w:marTop w:val="0"/>
      <w:marBottom w:val="0"/>
      <w:divBdr>
        <w:top w:val="none" w:sz="0" w:space="0" w:color="auto"/>
        <w:left w:val="none" w:sz="0" w:space="0" w:color="auto"/>
        <w:bottom w:val="none" w:sz="0" w:space="0" w:color="auto"/>
        <w:right w:val="none" w:sz="0" w:space="0" w:color="auto"/>
      </w:divBdr>
    </w:div>
    <w:div w:id="1929192307">
      <w:bodyDiv w:val="1"/>
      <w:marLeft w:val="0"/>
      <w:marRight w:val="0"/>
      <w:marTop w:val="0"/>
      <w:marBottom w:val="0"/>
      <w:divBdr>
        <w:top w:val="none" w:sz="0" w:space="0" w:color="auto"/>
        <w:left w:val="none" w:sz="0" w:space="0" w:color="auto"/>
        <w:bottom w:val="none" w:sz="0" w:space="0" w:color="auto"/>
        <w:right w:val="none" w:sz="0" w:space="0" w:color="auto"/>
      </w:divBdr>
    </w:div>
    <w:div w:id="1939094967">
      <w:bodyDiv w:val="1"/>
      <w:marLeft w:val="0"/>
      <w:marRight w:val="0"/>
      <w:marTop w:val="0"/>
      <w:marBottom w:val="0"/>
      <w:divBdr>
        <w:top w:val="none" w:sz="0" w:space="0" w:color="auto"/>
        <w:left w:val="none" w:sz="0" w:space="0" w:color="auto"/>
        <w:bottom w:val="none" w:sz="0" w:space="0" w:color="auto"/>
        <w:right w:val="none" w:sz="0" w:space="0" w:color="auto"/>
      </w:divBdr>
    </w:div>
    <w:div w:id="1945376180">
      <w:bodyDiv w:val="1"/>
      <w:marLeft w:val="0"/>
      <w:marRight w:val="0"/>
      <w:marTop w:val="0"/>
      <w:marBottom w:val="0"/>
      <w:divBdr>
        <w:top w:val="none" w:sz="0" w:space="0" w:color="auto"/>
        <w:left w:val="none" w:sz="0" w:space="0" w:color="auto"/>
        <w:bottom w:val="none" w:sz="0" w:space="0" w:color="auto"/>
        <w:right w:val="none" w:sz="0" w:space="0" w:color="auto"/>
      </w:divBdr>
    </w:div>
    <w:div w:id="1948459955">
      <w:bodyDiv w:val="1"/>
      <w:marLeft w:val="0"/>
      <w:marRight w:val="0"/>
      <w:marTop w:val="0"/>
      <w:marBottom w:val="0"/>
      <w:divBdr>
        <w:top w:val="none" w:sz="0" w:space="0" w:color="auto"/>
        <w:left w:val="none" w:sz="0" w:space="0" w:color="auto"/>
        <w:bottom w:val="none" w:sz="0" w:space="0" w:color="auto"/>
        <w:right w:val="none" w:sz="0" w:space="0" w:color="auto"/>
      </w:divBdr>
    </w:div>
    <w:div w:id="1949894190">
      <w:bodyDiv w:val="1"/>
      <w:marLeft w:val="0"/>
      <w:marRight w:val="0"/>
      <w:marTop w:val="0"/>
      <w:marBottom w:val="0"/>
      <w:divBdr>
        <w:top w:val="none" w:sz="0" w:space="0" w:color="auto"/>
        <w:left w:val="none" w:sz="0" w:space="0" w:color="auto"/>
        <w:bottom w:val="none" w:sz="0" w:space="0" w:color="auto"/>
        <w:right w:val="none" w:sz="0" w:space="0" w:color="auto"/>
      </w:divBdr>
    </w:div>
    <w:div w:id="1959750818">
      <w:bodyDiv w:val="1"/>
      <w:marLeft w:val="0"/>
      <w:marRight w:val="0"/>
      <w:marTop w:val="0"/>
      <w:marBottom w:val="0"/>
      <w:divBdr>
        <w:top w:val="none" w:sz="0" w:space="0" w:color="auto"/>
        <w:left w:val="none" w:sz="0" w:space="0" w:color="auto"/>
        <w:bottom w:val="none" w:sz="0" w:space="0" w:color="auto"/>
        <w:right w:val="none" w:sz="0" w:space="0" w:color="auto"/>
      </w:divBdr>
    </w:div>
    <w:div w:id="1972976214">
      <w:bodyDiv w:val="1"/>
      <w:marLeft w:val="0"/>
      <w:marRight w:val="0"/>
      <w:marTop w:val="0"/>
      <w:marBottom w:val="0"/>
      <w:divBdr>
        <w:top w:val="none" w:sz="0" w:space="0" w:color="auto"/>
        <w:left w:val="none" w:sz="0" w:space="0" w:color="auto"/>
        <w:bottom w:val="none" w:sz="0" w:space="0" w:color="auto"/>
        <w:right w:val="none" w:sz="0" w:space="0" w:color="auto"/>
      </w:divBdr>
    </w:div>
    <w:div w:id="1979798171">
      <w:bodyDiv w:val="1"/>
      <w:marLeft w:val="0"/>
      <w:marRight w:val="0"/>
      <w:marTop w:val="0"/>
      <w:marBottom w:val="0"/>
      <w:divBdr>
        <w:top w:val="none" w:sz="0" w:space="0" w:color="auto"/>
        <w:left w:val="none" w:sz="0" w:space="0" w:color="auto"/>
        <w:bottom w:val="none" w:sz="0" w:space="0" w:color="auto"/>
        <w:right w:val="none" w:sz="0" w:space="0" w:color="auto"/>
      </w:divBdr>
      <w:divsChild>
        <w:div w:id="776755534">
          <w:marLeft w:val="720"/>
          <w:marRight w:val="0"/>
          <w:marTop w:val="0"/>
          <w:marBottom w:val="0"/>
          <w:divBdr>
            <w:top w:val="none" w:sz="0" w:space="0" w:color="auto"/>
            <w:left w:val="none" w:sz="0" w:space="0" w:color="auto"/>
            <w:bottom w:val="none" w:sz="0" w:space="0" w:color="auto"/>
            <w:right w:val="none" w:sz="0" w:space="0" w:color="auto"/>
          </w:divBdr>
        </w:div>
        <w:div w:id="663314483">
          <w:marLeft w:val="720"/>
          <w:marRight w:val="0"/>
          <w:marTop w:val="0"/>
          <w:marBottom w:val="0"/>
          <w:divBdr>
            <w:top w:val="none" w:sz="0" w:space="0" w:color="auto"/>
            <w:left w:val="none" w:sz="0" w:space="0" w:color="auto"/>
            <w:bottom w:val="none" w:sz="0" w:space="0" w:color="auto"/>
            <w:right w:val="none" w:sz="0" w:space="0" w:color="auto"/>
          </w:divBdr>
        </w:div>
        <w:div w:id="909122530">
          <w:marLeft w:val="720"/>
          <w:marRight w:val="0"/>
          <w:marTop w:val="0"/>
          <w:marBottom w:val="0"/>
          <w:divBdr>
            <w:top w:val="none" w:sz="0" w:space="0" w:color="auto"/>
            <w:left w:val="none" w:sz="0" w:space="0" w:color="auto"/>
            <w:bottom w:val="none" w:sz="0" w:space="0" w:color="auto"/>
            <w:right w:val="none" w:sz="0" w:space="0" w:color="auto"/>
          </w:divBdr>
        </w:div>
        <w:div w:id="859584154">
          <w:marLeft w:val="720"/>
          <w:marRight w:val="0"/>
          <w:marTop w:val="0"/>
          <w:marBottom w:val="0"/>
          <w:divBdr>
            <w:top w:val="none" w:sz="0" w:space="0" w:color="auto"/>
            <w:left w:val="none" w:sz="0" w:space="0" w:color="auto"/>
            <w:bottom w:val="none" w:sz="0" w:space="0" w:color="auto"/>
            <w:right w:val="none" w:sz="0" w:space="0" w:color="auto"/>
          </w:divBdr>
        </w:div>
        <w:div w:id="1400520708">
          <w:marLeft w:val="720"/>
          <w:marRight w:val="0"/>
          <w:marTop w:val="0"/>
          <w:marBottom w:val="0"/>
          <w:divBdr>
            <w:top w:val="none" w:sz="0" w:space="0" w:color="auto"/>
            <w:left w:val="none" w:sz="0" w:space="0" w:color="auto"/>
            <w:bottom w:val="none" w:sz="0" w:space="0" w:color="auto"/>
            <w:right w:val="none" w:sz="0" w:space="0" w:color="auto"/>
          </w:divBdr>
        </w:div>
        <w:div w:id="63337552">
          <w:marLeft w:val="720"/>
          <w:marRight w:val="0"/>
          <w:marTop w:val="0"/>
          <w:marBottom w:val="0"/>
          <w:divBdr>
            <w:top w:val="none" w:sz="0" w:space="0" w:color="auto"/>
            <w:left w:val="none" w:sz="0" w:space="0" w:color="auto"/>
            <w:bottom w:val="none" w:sz="0" w:space="0" w:color="auto"/>
            <w:right w:val="none" w:sz="0" w:space="0" w:color="auto"/>
          </w:divBdr>
        </w:div>
        <w:div w:id="1051854475">
          <w:marLeft w:val="720"/>
          <w:marRight w:val="0"/>
          <w:marTop w:val="0"/>
          <w:marBottom w:val="0"/>
          <w:divBdr>
            <w:top w:val="none" w:sz="0" w:space="0" w:color="auto"/>
            <w:left w:val="none" w:sz="0" w:space="0" w:color="auto"/>
            <w:bottom w:val="none" w:sz="0" w:space="0" w:color="auto"/>
            <w:right w:val="none" w:sz="0" w:space="0" w:color="auto"/>
          </w:divBdr>
        </w:div>
        <w:div w:id="44522846">
          <w:marLeft w:val="720"/>
          <w:marRight w:val="0"/>
          <w:marTop w:val="0"/>
          <w:marBottom w:val="0"/>
          <w:divBdr>
            <w:top w:val="none" w:sz="0" w:space="0" w:color="auto"/>
            <w:left w:val="none" w:sz="0" w:space="0" w:color="auto"/>
            <w:bottom w:val="none" w:sz="0" w:space="0" w:color="auto"/>
            <w:right w:val="none" w:sz="0" w:space="0" w:color="auto"/>
          </w:divBdr>
        </w:div>
        <w:div w:id="315457410">
          <w:marLeft w:val="720"/>
          <w:marRight w:val="0"/>
          <w:marTop w:val="0"/>
          <w:marBottom w:val="0"/>
          <w:divBdr>
            <w:top w:val="none" w:sz="0" w:space="0" w:color="auto"/>
            <w:left w:val="none" w:sz="0" w:space="0" w:color="auto"/>
            <w:bottom w:val="none" w:sz="0" w:space="0" w:color="auto"/>
            <w:right w:val="none" w:sz="0" w:space="0" w:color="auto"/>
          </w:divBdr>
        </w:div>
        <w:div w:id="1109085741">
          <w:marLeft w:val="720"/>
          <w:marRight w:val="0"/>
          <w:marTop w:val="0"/>
          <w:marBottom w:val="0"/>
          <w:divBdr>
            <w:top w:val="none" w:sz="0" w:space="0" w:color="auto"/>
            <w:left w:val="none" w:sz="0" w:space="0" w:color="auto"/>
            <w:bottom w:val="none" w:sz="0" w:space="0" w:color="auto"/>
            <w:right w:val="none" w:sz="0" w:space="0" w:color="auto"/>
          </w:divBdr>
        </w:div>
        <w:div w:id="843399429">
          <w:marLeft w:val="720"/>
          <w:marRight w:val="0"/>
          <w:marTop w:val="0"/>
          <w:marBottom w:val="0"/>
          <w:divBdr>
            <w:top w:val="none" w:sz="0" w:space="0" w:color="auto"/>
            <w:left w:val="none" w:sz="0" w:space="0" w:color="auto"/>
            <w:bottom w:val="none" w:sz="0" w:space="0" w:color="auto"/>
            <w:right w:val="none" w:sz="0" w:space="0" w:color="auto"/>
          </w:divBdr>
        </w:div>
        <w:div w:id="1831479844">
          <w:marLeft w:val="720"/>
          <w:marRight w:val="0"/>
          <w:marTop w:val="0"/>
          <w:marBottom w:val="0"/>
          <w:divBdr>
            <w:top w:val="none" w:sz="0" w:space="0" w:color="auto"/>
            <w:left w:val="none" w:sz="0" w:space="0" w:color="auto"/>
            <w:bottom w:val="none" w:sz="0" w:space="0" w:color="auto"/>
            <w:right w:val="none" w:sz="0" w:space="0" w:color="auto"/>
          </w:divBdr>
        </w:div>
        <w:div w:id="1133868666">
          <w:marLeft w:val="720"/>
          <w:marRight w:val="0"/>
          <w:marTop w:val="0"/>
          <w:marBottom w:val="0"/>
          <w:divBdr>
            <w:top w:val="none" w:sz="0" w:space="0" w:color="auto"/>
            <w:left w:val="none" w:sz="0" w:space="0" w:color="auto"/>
            <w:bottom w:val="none" w:sz="0" w:space="0" w:color="auto"/>
            <w:right w:val="none" w:sz="0" w:space="0" w:color="auto"/>
          </w:divBdr>
        </w:div>
        <w:div w:id="1173757820">
          <w:marLeft w:val="0"/>
          <w:marRight w:val="0"/>
          <w:marTop w:val="0"/>
          <w:marBottom w:val="0"/>
          <w:divBdr>
            <w:top w:val="none" w:sz="0" w:space="0" w:color="auto"/>
            <w:left w:val="none" w:sz="0" w:space="0" w:color="auto"/>
            <w:bottom w:val="none" w:sz="0" w:space="0" w:color="auto"/>
            <w:right w:val="none" w:sz="0" w:space="0" w:color="auto"/>
          </w:divBdr>
        </w:div>
      </w:divsChild>
    </w:div>
    <w:div w:id="1980839832">
      <w:bodyDiv w:val="1"/>
      <w:marLeft w:val="0"/>
      <w:marRight w:val="0"/>
      <w:marTop w:val="0"/>
      <w:marBottom w:val="0"/>
      <w:divBdr>
        <w:top w:val="none" w:sz="0" w:space="0" w:color="auto"/>
        <w:left w:val="none" w:sz="0" w:space="0" w:color="auto"/>
        <w:bottom w:val="none" w:sz="0" w:space="0" w:color="auto"/>
        <w:right w:val="none" w:sz="0" w:space="0" w:color="auto"/>
      </w:divBdr>
    </w:div>
    <w:div w:id="1994407633">
      <w:bodyDiv w:val="1"/>
      <w:marLeft w:val="0"/>
      <w:marRight w:val="0"/>
      <w:marTop w:val="0"/>
      <w:marBottom w:val="0"/>
      <w:divBdr>
        <w:top w:val="none" w:sz="0" w:space="0" w:color="auto"/>
        <w:left w:val="none" w:sz="0" w:space="0" w:color="auto"/>
        <w:bottom w:val="none" w:sz="0" w:space="0" w:color="auto"/>
        <w:right w:val="none" w:sz="0" w:space="0" w:color="auto"/>
      </w:divBdr>
    </w:div>
    <w:div w:id="1998335174">
      <w:bodyDiv w:val="1"/>
      <w:marLeft w:val="0"/>
      <w:marRight w:val="0"/>
      <w:marTop w:val="0"/>
      <w:marBottom w:val="0"/>
      <w:divBdr>
        <w:top w:val="none" w:sz="0" w:space="0" w:color="auto"/>
        <w:left w:val="none" w:sz="0" w:space="0" w:color="auto"/>
        <w:bottom w:val="none" w:sz="0" w:space="0" w:color="auto"/>
        <w:right w:val="none" w:sz="0" w:space="0" w:color="auto"/>
      </w:divBdr>
    </w:div>
    <w:div w:id="2005619213">
      <w:bodyDiv w:val="1"/>
      <w:marLeft w:val="0"/>
      <w:marRight w:val="0"/>
      <w:marTop w:val="0"/>
      <w:marBottom w:val="0"/>
      <w:divBdr>
        <w:top w:val="none" w:sz="0" w:space="0" w:color="auto"/>
        <w:left w:val="none" w:sz="0" w:space="0" w:color="auto"/>
        <w:bottom w:val="none" w:sz="0" w:space="0" w:color="auto"/>
        <w:right w:val="none" w:sz="0" w:space="0" w:color="auto"/>
      </w:divBdr>
    </w:div>
    <w:div w:id="2007631353">
      <w:bodyDiv w:val="1"/>
      <w:marLeft w:val="0"/>
      <w:marRight w:val="0"/>
      <w:marTop w:val="0"/>
      <w:marBottom w:val="0"/>
      <w:divBdr>
        <w:top w:val="none" w:sz="0" w:space="0" w:color="auto"/>
        <w:left w:val="none" w:sz="0" w:space="0" w:color="auto"/>
        <w:bottom w:val="none" w:sz="0" w:space="0" w:color="auto"/>
        <w:right w:val="none" w:sz="0" w:space="0" w:color="auto"/>
      </w:divBdr>
    </w:div>
    <w:div w:id="2014261067">
      <w:bodyDiv w:val="1"/>
      <w:marLeft w:val="0"/>
      <w:marRight w:val="0"/>
      <w:marTop w:val="0"/>
      <w:marBottom w:val="0"/>
      <w:divBdr>
        <w:top w:val="none" w:sz="0" w:space="0" w:color="auto"/>
        <w:left w:val="none" w:sz="0" w:space="0" w:color="auto"/>
        <w:bottom w:val="none" w:sz="0" w:space="0" w:color="auto"/>
        <w:right w:val="none" w:sz="0" w:space="0" w:color="auto"/>
      </w:divBdr>
    </w:div>
    <w:div w:id="2020310178">
      <w:bodyDiv w:val="1"/>
      <w:marLeft w:val="0"/>
      <w:marRight w:val="0"/>
      <w:marTop w:val="0"/>
      <w:marBottom w:val="0"/>
      <w:divBdr>
        <w:top w:val="none" w:sz="0" w:space="0" w:color="auto"/>
        <w:left w:val="none" w:sz="0" w:space="0" w:color="auto"/>
        <w:bottom w:val="none" w:sz="0" w:space="0" w:color="auto"/>
        <w:right w:val="none" w:sz="0" w:space="0" w:color="auto"/>
      </w:divBdr>
    </w:div>
    <w:div w:id="2030451683">
      <w:bodyDiv w:val="1"/>
      <w:marLeft w:val="0"/>
      <w:marRight w:val="0"/>
      <w:marTop w:val="0"/>
      <w:marBottom w:val="0"/>
      <w:divBdr>
        <w:top w:val="none" w:sz="0" w:space="0" w:color="auto"/>
        <w:left w:val="none" w:sz="0" w:space="0" w:color="auto"/>
        <w:bottom w:val="none" w:sz="0" w:space="0" w:color="auto"/>
        <w:right w:val="none" w:sz="0" w:space="0" w:color="auto"/>
      </w:divBdr>
    </w:div>
    <w:div w:id="2050253286">
      <w:bodyDiv w:val="1"/>
      <w:marLeft w:val="0"/>
      <w:marRight w:val="0"/>
      <w:marTop w:val="0"/>
      <w:marBottom w:val="0"/>
      <w:divBdr>
        <w:top w:val="none" w:sz="0" w:space="0" w:color="auto"/>
        <w:left w:val="none" w:sz="0" w:space="0" w:color="auto"/>
        <w:bottom w:val="none" w:sz="0" w:space="0" w:color="auto"/>
        <w:right w:val="none" w:sz="0" w:space="0" w:color="auto"/>
      </w:divBdr>
    </w:div>
    <w:div w:id="2051416484">
      <w:bodyDiv w:val="1"/>
      <w:marLeft w:val="0"/>
      <w:marRight w:val="0"/>
      <w:marTop w:val="0"/>
      <w:marBottom w:val="0"/>
      <w:divBdr>
        <w:top w:val="none" w:sz="0" w:space="0" w:color="auto"/>
        <w:left w:val="none" w:sz="0" w:space="0" w:color="auto"/>
        <w:bottom w:val="none" w:sz="0" w:space="0" w:color="auto"/>
        <w:right w:val="none" w:sz="0" w:space="0" w:color="auto"/>
      </w:divBdr>
    </w:div>
    <w:div w:id="2055962241">
      <w:bodyDiv w:val="1"/>
      <w:marLeft w:val="0"/>
      <w:marRight w:val="0"/>
      <w:marTop w:val="0"/>
      <w:marBottom w:val="0"/>
      <w:divBdr>
        <w:top w:val="none" w:sz="0" w:space="0" w:color="auto"/>
        <w:left w:val="none" w:sz="0" w:space="0" w:color="auto"/>
        <w:bottom w:val="none" w:sz="0" w:space="0" w:color="auto"/>
        <w:right w:val="none" w:sz="0" w:space="0" w:color="auto"/>
      </w:divBdr>
    </w:div>
    <w:div w:id="2068410653">
      <w:bodyDiv w:val="1"/>
      <w:marLeft w:val="0"/>
      <w:marRight w:val="0"/>
      <w:marTop w:val="0"/>
      <w:marBottom w:val="0"/>
      <w:divBdr>
        <w:top w:val="none" w:sz="0" w:space="0" w:color="auto"/>
        <w:left w:val="none" w:sz="0" w:space="0" w:color="auto"/>
        <w:bottom w:val="none" w:sz="0" w:space="0" w:color="auto"/>
        <w:right w:val="none" w:sz="0" w:space="0" w:color="auto"/>
      </w:divBdr>
    </w:div>
    <w:div w:id="2069768253">
      <w:bodyDiv w:val="1"/>
      <w:marLeft w:val="0"/>
      <w:marRight w:val="0"/>
      <w:marTop w:val="0"/>
      <w:marBottom w:val="0"/>
      <w:divBdr>
        <w:top w:val="none" w:sz="0" w:space="0" w:color="auto"/>
        <w:left w:val="none" w:sz="0" w:space="0" w:color="auto"/>
        <w:bottom w:val="none" w:sz="0" w:space="0" w:color="auto"/>
        <w:right w:val="none" w:sz="0" w:space="0" w:color="auto"/>
      </w:divBdr>
    </w:div>
    <w:div w:id="2071882534">
      <w:bodyDiv w:val="1"/>
      <w:marLeft w:val="0"/>
      <w:marRight w:val="0"/>
      <w:marTop w:val="0"/>
      <w:marBottom w:val="0"/>
      <w:divBdr>
        <w:top w:val="none" w:sz="0" w:space="0" w:color="auto"/>
        <w:left w:val="none" w:sz="0" w:space="0" w:color="auto"/>
        <w:bottom w:val="none" w:sz="0" w:space="0" w:color="auto"/>
        <w:right w:val="none" w:sz="0" w:space="0" w:color="auto"/>
      </w:divBdr>
    </w:div>
    <w:div w:id="2082752774">
      <w:bodyDiv w:val="1"/>
      <w:marLeft w:val="0"/>
      <w:marRight w:val="0"/>
      <w:marTop w:val="0"/>
      <w:marBottom w:val="0"/>
      <w:divBdr>
        <w:top w:val="none" w:sz="0" w:space="0" w:color="auto"/>
        <w:left w:val="none" w:sz="0" w:space="0" w:color="auto"/>
        <w:bottom w:val="none" w:sz="0" w:space="0" w:color="auto"/>
        <w:right w:val="none" w:sz="0" w:space="0" w:color="auto"/>
      </w:divBdr>
    </w:div>
    <w:div w:id="2093235510">
      <w:bodyDiv w:val="1"/>
      <w:marLeft w:val="0"/>
      <w:marRight w:val="0"/>
      <w:marTop w:val="0"/>
      <w:marBottom w:val="0"/>
      <w:divBdr>
        <w:top w:val="none" w:sz="0" w:space="0" w:color="auto"/>
        <w:left w:val="none" w:sz="0" w:space="0" w:color="auto"/>
        <w:bottom w:val="none" w:sz="0" w:space="0" w:color="auto"/>
        <w:right w:val="none" w:sz="0" w:space="0" w:color="auto"/>
      </w:divBdr>
    </w:div>
    <w:div w:id="2107922886">
      <w:bodyDiv w:val="1"/>
      <w:marLeft w:val="0"/>
      <w:marRight w:val="0"/>
      <w:marTop w:val="0"/>
      <w:marBottom w:val="0"/>
      <w:divBdr>
        <w:top w:val="none" w:sz="0" w:space="0" w:color="auto"/>
        <w:left w:val="none" w:sz="0" w:space="0" w:color="auto"/>
        <w:bottom w:val="none" w:sz="0" w:space="0" w:color="auto"/>
        <w:right w:val="none" w:sz="0" w:space="0" w:color="auto"/>
      </w:divBdr>
    </w:div>
    <w:div w:id="2113746097">
      <w:bodyDiv w:val="1"/>
      <w:marLeft w:val="0"/>
      <w:marRight w:val="0"/>
      <w:marTop w:val="0"/>
      <w:marBottom w:val="0"/>
      <w:divBdr>
        <w:top w:val="none" w:sz="0" w:space="0" w:color="auto"/>
        <w:left w:val="none" w:sz="0" w:space="0" w:color="auto"/>
        <w:bottom w:val="none" w:sz="0" w:space="0" w:color="auto"/>
        <w:right w:val="none" w:sz="0" w:space="0" w:color="auto"/>
      </w:divBdr>
    </w:div>
    <w:div w:id="2119368707">
      <w:bodyDiv w:val="1"/>
      <w:marLeft w:val="0"/>
      <w:marRight w:val="0"/>
      <w:marTop w:val="0"/>
      <w:marBottom w:val="0"/>
      <w:divBdr>
        <w:top w:val="none" w:sz="0" w:space="0" w:color="auto"/>
        <w:left w:val="none" w:sz="0" w:space="0" w:color="auto"/>
        <w:bottom w:val="none" w:sz="0" w:space="0" w:color="auto"/>
        <w:right w:val="none" w:sz="0" w:space="0" w:color="auto"/>
      </w:divBdr>
    </w:div>
    <w:div w:id="2131439265">
      <w:bodyDiv w:val="1"/>
      <w:marLeft w:val="0"/>
      <w:marRight w:val="0"/>
      <w:marTop w:val="0"/>
      <w:marBottom w:val="0"/>
      <w:divBdr>
        <w:top w:val="none" w:sz="0" w:space="0" w:color="auto"/>
        <w:left w:val="none" w:sz="0" w:space="0" w:color="auto"/>
        <w:bottom w:val="none" w:sz="0" w:space="0" w:color="auto"/>
        <w:right w:val="none" w:sz="0" w:space="0" w:color="auto"/>
      </w:divBdr>
    </w:div>
    <w:div w:id="2131589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mbedded-computing.com/articles/connecting-devices-to-the-internet-of-things-with-wi-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BDB4D-60D0-4745-A921-1A140A8A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Heddoko</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elbawab</dc:creator>
  <cp:keywords/>
  <dc:description/>
  <cp:lastModifiedBy>Mazen Elbawab</cp:lastModifiedBy>
  <cp:revision>59</cp:revision>
  <cp:lastPrinted>2015-12-30T21:59:00Z</cp:lastPrinted>
  <dcterms:created xsi:type="dcterms:W3CDTF">2016-05-09T19:05:00Z</dcterms:created>
  <dcterms:modified xsi:type="dcterms:W3CDTF">2016-05-09T19:47:00Z</dcterms:modified>
</cp:coreProperties>
</file>